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6A09D" w14:textId="77777777" w:rsidR="00EC05E9" w:rsidRDefault="00000000">
      <w:pPr>
        <w:pStyle w:val="Title"/>
      </w:pPr>
      <w:r>
        <w:t>O’zbekistonda: Kambag’allik va Ta’lim</w:t>
      </w:r>
    </w:p>
    <w:p w14:paraId="679C67C5" w14:textId="77777777" w:rsidR="00EC05E9" w:rsidRDefault="00000000">
      <w:pPr>
        <w:pStyle w:val="Author"/>
      </w:pPr>
      <w:r>
        <w:t>Ulug’bek Tursunov, Ijtimoiy siyosat laboratoriyasi</w:t>
      </w:r>
    </w:p>
    <w:sdt>
      <w:sdtPr>
        <w:rPr>
          <w:rFonts w:asciiTheme="minorHAnsi" w:eastAsiaTheme="minorHAnsi" w:hAnsiTheme="minorHAnsi" w:cstheme="minorBidi"/>
          <w:color w:val="auto"/>
          <w:sz w:val="24"/>
          <w:szCs w:val="24"/>
        </w:rPr>
        <w:id w:val="-1377615199"/>
        <w:docPartObj>
          <w:docPartGallery w:val="Table of Contents"/>
          <w:docPartUnique/>
        </w:docPartObj>
      </w:sdtPr>
      <w:sdtContent>
        <w:p w14:paraId="7645EE5F" w14:textId="77777777" w:rsidR="00EC05E9" w:rsidRDefault="00000000">
          <w:pPr>
            <w:pStyle w:val="TOCHeading"/>
          </w:pPr>
          <w:r>
            <w:t>Table of contents</w:t>
          </w:r>
        </w:p>
        <w:p w14:paraId="73D6A260" w14:textId="77777777" w:rsidR="009C380B" w:rsidRDefault="00000000">
          <w:pPr>
            <w:pStyle w:val="TOC1"/>
            <w:tabs>
              <w:tab w:val="right" w:leader="dot" w:pos="9679"/>
            </w:tabs>
            <w:rPr>
              <w:noProof/>
            </w:rPr>
          </w:pPr>
          <w:r>
            <w:fldChar w:fldCharType="begin"/>
          </w:r>
          <w:r>
            <w:instrText>TOC \o "1-3" \h \z \u</w:instrText>
          </w:r>
          <w:r>
            <w:fldChar w:fldCharType="separate"/>
          </w:r>
          <w:hyperlink w:anchor="_Toc222753879" w:history="1">
            <w:r w:rsidR="009C380B" w:rsidRPr="00101166">
              <w:rPr>
                <w:rStyle w:val="Hyperlink"/>
                <w:noProof/>
              </w:rPr>
              <w:t>1. Kirish</w:t>
            </w:r>
            <w:r w:rsidR="009C380B">
              <w:rPr>
                <w:noProof/>
                <w:webHidden/>
              </w:rPr>
              <w:tab/>
            </w:r>
            <w:r w:rsidR="009C380B">
              <w:rPr>
                <w:noProof/>
                <w:webHidden/>
              </w:rPr>
              <w:fldChar w:fldCharType="begin"/>
            </w:r>
            <w:r w:rsidR="009C380B">
              <w:rPr>
                <w:noProof/>
                <w:webHidden/>
              </w:rPr>
              <w:instrText xml:space="preserve"> PAGEREF _Toc222753879 \h </w:instrText>
            </w:r>
            <w:r w:rsidR="009C380B">
              <w:rPr>
                <w:noProof/>
                <w:webHidden/>
              </w:rPr>
            </w:r>
            <w:r w:rsidR="009C380B">
              <w:rPr>
                <w:noProof/>
                <w:webHidden/>
              </w:rPr>
              <w:fldChar w:fldCharType="separate"/>
            </w:r>
            <w:r w:rsidR="009C380B">
              <w:rPr>
                <w:noProof/>
                <w:webHidden/>
              </w:rPr>
              <w:t>1</w:t>
            </w:r>
            <w:r w:rsidR="009C380B">
              <w:rPr>
                <w:noProof/>
                <w:webHidden/>
              </w:rPr>
              <w:fldChar w:fldCharType="end"/>
            </w:r>
          </w:hyperlink>
        </w:p>
        <w:p w14:paraId="0C20446C" w14:textId="77777777" w:rsidR="009C380B" w:rsidRDefault="009C380B">
          <w:pPr>
            <w:pStyle w:val="TOC1"/>
            <w:tabs>
              <w:tab w:val="right" w:leader="dot" w:pos="9679"/>
            </w:tabs>
            <w:rPr>
              <w:noProof/>
            </w:rPr>
          </w:pPr>
          <w:hyperlink w:anchor="_Toc222753880" w:history="1">
            <w:r w:rsidRPr="00101166">
              <w:rPr>
                <w:rStyle w:val="Hyperlink"/>
                <w:noProof/>
              </w:rPr>
              <w:t>2. Tahlil va natijalar</w:t>
            </w:r>
            <w:r>
              <w:rPr>
                <w:noProof/>
                <w:webHidden/>
              </w:rPr>
              <w:tab/>
            </w:r>
            <w:r>
              <w:rPr>
                <w:noProof/>
                <w:webHidden/>
              </w:rPr>
              <w:fldChar w:fldCharType="begin"/>
            </w:r>
            <w:r>
              <w:rPr>
                <w:noProof/>
                <w:webHidden/>
              </w:rPr>
              <w:instrText xml:space="preserve"> PAGEREF _Toc222753880 \h </w:instrText>
            </w:r>
            <w:r>
              <w:rPr>
                <w:noProof/>
                <w:webHidden/>
              </w:rPr>
            </w:r>
            <w:r>
              <w:rPr>
                <w:noProof/>
                <w:webHidden/>
              </w:rPr>
              <w:fldChar w:fldCharType="separate"/>
            </w:r>
            <w:r>
              <w:rPr>
                <w:noProof/>
                <w:webHidden/>
              </w:rPr>
              <w:t>2</w:t>
            </w:r>
            <w:r>
              <w:rPr>
                <w:noProof/>
                <w:webHidden/>
              </w:rPr>
              <w:fldChar w:fldCharType="end"/>
            </w:r>
          </w:hyperlink>
        </w:p>
        <w:p w14:paraId="4CEDAD57" w14:textId="77777777" w:rsidR="009C380B" w:rsidRDefault="009C380B">
          <w:pPr>
            <w:pStyle w:val="TOC2"/>
            <w:tabs>
              <w:tab w:val="right" w:leader="dot" w:pos="9679"/>
            </w:tabs>
            <w:rPr>
              <w:noProof/>
            </w:rPr>
          </w:pPr>
          <w:hyperlink w:anchor="_Toc222753881" w:history="1">
            <w:r w:rsidRPr="00101166">
              <w:rPr>
                <w:rStyle w:val="Hyperlink"/>
                <w:noProof/>
              </w:rPr>
              <w:t>O’quvchilarning ta’lim ko’rsatkichlari va ular yashayotgan oilalarning ijtimoiy-iqtisodiy statusi</w:t>
            </w:r>
            <w:r>
              <w:rPr>
                <w:noProof/>
                <w:webHidden/>
              </w:rPr>
              <w:tab/>
            </w:r>
            <w:r>
              <w:rPr>
                <w:noProof/>
                <w:webHidden/>
              </w:rPr>
              <w:fldChar w:fldCharType="begin"/>
            </w:r>
            <w:r>
              <w:rPr>
                <w:noProof/>
                <w:webHidden/>
              </w:rPr>
              <w:instrText xml:space="preserve"> PAGEREF _Toc222753881 \h </w:instrText>
            </w:r>
            <w:r>
              <w:rPr>
                <w:noProof/>
                <w:webHidden/>
              </w:rPr>
            </w:r>
            <w:r>
              <w:rPr>
                <w:noProof/>
                <w:webHidden/>
              </w:rPr>
              <w:fldChar w:fldCharType="separate"/>
            </w:r>
            <w:r>
              <w:rPr>
                <w:noProof/>
                <w:webHidden/>
              </w:rPr>
              <w:t>2</w:t>
            </w:r>
            <w:r>
              <w:rPr>
                <w:noProof/>
                <w:webHidden/>
              </w:rPr>
              <w:fldChar w:fldCharType="end"/>
            </w:r>
          </w:hyperlink>
        </w:p>
        <w:p w14:paraId="551FAEBB" w14:textId="77777777" w:rsidR="009C380B" w:rsidRDefault="009C380B">
          <w:pPr>
            <w:pStyle w:val="TOC3"/>
            <w:tabs>
              <w:tab w:val="right" w:leader="dot" w:pos="9679"/>
            </w:tabs>
            <w:rPr>
              <w:noProof/>
            </w:rPr>
          </w:pPr>
          <w:hyperlink w:anchor="_Toc222753882" w:history="1">
            <w:r w:rsidRPr="00101166">
              <w:rPr>
                <w:rStyle w:val="Hyperlink"/>
                <w:noProof/>
              </w:rPr>
              <w:t>PISA 2-daraja o’zlashtirish ko’rsatkichlari</w:t>
            </w:r>
            <w:r>
              <w:rPr>
                <w:noProof/>
                <w:webHidden/>
              </w:rPr>
              <w:tab/>
            </w:r>
            <w:r>
              <w:rPr>
                <w:noProof/>
                <w:webHidden/>
              </w:rPr>
              <w:fldChar w:fldCharType="begin"/>
            </w:r>
            <w:r>
              <w:rPr>
                <w:noProof/>
                <w:webHidden/>
              </w:rPr>
              <w:instrText xml:space="preserve"> PAGEREF _Toc222753882 \h </w:instrText>
            </w:r>
            <w:r>
              <w:rPr>
                <w:noProof/>
                <w:webHidden/>
              </w:rPr>
            </w:r>
            <w:r>
              <w:rPr>
                <w:noProof/>
                <w:webHidden/>
              </w:rPr>
              <w:fldChar w:fldCharType="separate"/>
            </w:r>
            <w:r>
              <w:rPr>
                <w:noProof/>
                <w:webHidden/>
              </w:rPr>
              <w:t>3</w:t>
            </w:r>
            <w:r>
              <w:rPr>
                <w:noProof/>
                <w:webHidden/>
              </w:rPr>
              <w:fldChar w:fldCharType="end"/>
            </w:r>
          </w:hyperlink>
        </w:p>
        <w:p w14:paraId="3B7F2AC1" w14:textId="77777777" w:rsidR="009C380B" w:rsidRDefault="009C380B">
          <w:pPr>
            <w:pStyle w:val="TOC2"/>
            <w:tabs>
              <w:tab w:val="right" w:leader="dot" w:pos="9679"/>
            </w:tabs>
            <w:rPr>
              <w:noProof/>
            </w:rPr>
          </w:pPr>
          <w:hyperlink w:anchor="_Toc222753883" w:history="1">
            <w:r w:rsidRPr="00101166">
              <w:rPr>
                <w:rStyle w:val="Hyperlink"/>
                <w:noProof/>
              </w:rPr>
              <w:t>O’quvchilarga uyda mavjud sharoitlar va oilaning ijtimoiy-iqtisodiy statusi</w:t>
            </w:r>
            <w:r>
              <w:rPr>
                <w:noProof/>
                <w:webHidden/>
              </w:rPr>
              <w:tab/>
            </w:r>
            <w:r>
              <w:rPr>
                <w:noProof/>
                <w:webHidden/>
              </w:rPr>
              <w:fldChar w:fldCharType="begin"/>
            </w:r>
            <w:r>
              <w:rPr>
                <w:noProof/>
                <w:webHidden/>
              </w:rPr>
              <w:instrText xml:space="preserve"> PAGEREF _Toc222753883 \h </w:instrText>
            </w:r>
            <w:r>
              <w:rPr>
                <w:noProof/>
                <w:webHidden/>
              </w:rPr>
            </w:r>
            <w:r>
              <w:rPr>
                <w:noProof/>
                <w:webHidden/>
              </w:rPr>
              <w:fldChar w:fldCharType="separate"/>
            </w:r>
            <w:r>
              <w:rPr>
                <w:noProof/>
                <w:webHidden/>
              </w:rPr>
              <w:t>5</w:t>
            </w:r>
            <w:r>
              <w:rPr>
                <w:noProof/>
                <w:webHidden/>
              </w:rPr>
              <w:fldChar w:fldCharType="end"/>
            </w:r>
          </w:hyperlink>
        </w:p>
        <w:p w14:paraId="1897FA65" w14:textId="77777777" w:rsidR="009C380B" w:rsidRDefault="009C380B">
          <w:pPr>
            <w:pStyle w:val="TOC3"/>
            <w:tabs>
              <w:tab w:val="right" w:leader="dot" w:pos="9679"/>
            </w:tabs>
            <w:rPr>
              <w:noProof/>
            </w:rPr>
          </w:pPr>
          <w:hyperlink w:anchor="_Toc222753884" w:history="1">
            <w:r w:rsidRPr="00101166">
              <w:rPr>
                <w:rStyle w:val="Hyperlink"/>
                <w:noProof/>
              </w:rPr>
              <w:t>Kompyuter mavjudligi: shahar/qishloq kesimida</w:t>
            </w:r>
            <w:r>
              <w:rPr>
                <w:noProof/>
                <w:webHidden/>
              </w:rPr>
              <w:tab/>
            </w:r>
            <w:r>
              <w:rPr>
                <w:noProof/>
                <w:webHidden/>
              </w:rPr>
              <w:fldChar w:fldCharType="begin"/>
            </w:r>
            <w:r>
              <w:rPr>
                <w:noProof/>
                <w:webHidden/>
              </w:rPr>
              <w:instrText xml:space="preserve"> PAGEREF _Toc222753884 \h </w:instrText>
            </w:r>
            <w:r>
              <w:rPr>
                <w:noProof/>
                <w:webHidden/>
              </w:rPr>
            </w:r>
            <w:r>
              <w:rPr>
                <w:noProof/>
                <w:webHidden/>
              </w:rPr>
              <w:fldChar w:fldCharType="separate"/>
            </w:r>
            <w:r>
              <w:rPr>
                <w:noProof/>
                <w:webHidden/>
              </w:rPr>
              <w:t>7</w:t>
            </w:r>
            <w:r>
              <w:rPr>
                <w:noProof/>
                <w:webHidden/>
              </w:rPr>
              <w:fldChar w:fldCharType="end"/>
            </w:r>
          </w:hyperlink>
        </w:p>
        <w:p w14:paraId="196DA4B9" w14:textId="77777777" w:rsidR="009C380B" w:rsidRDefault="009C380B">
          <w:pPr>
            <w:pStyle w:val="TOC2"/>
            <w:tabs>
              <w:tab w:val="right" w:leader="dot" w:pos="9679"/>
            </w:tabs>
            <w:rPr>
              <w:noProof/>
            </w:rPr>
          </w:pPr>
          <w:hyperlink w:anchor="_Toc222753885" w:history="1">
            <w:r w:rsidRPr="00101166">
              <w:rPr>
                <w:rStyle w:val="Hyperlink"/>
                <w:noProof/>
              </w:rPr>
              <w:t>O’quvchilarga ta’lim olish uchun xarajatlar, oila a’zolarning o’qish jarayonidagi ishtiroki va oilaning ijtimoiy iqtisodiy ahvoli</w:t>
            </w:r>
            <w:r>
              <w:rPr>
                <w:noProof/>
                <w:webHidden/>
              </w:rPr>
              <w:tab/>
            </w:r>
            <w:r>
              <w:rPr>
                <w:noProof/>
                <w:webHidden/>
              </w:rPr>
              <w:fldChar w:fldCharType="begin"/>
            </w:r>
            <w:r>
              <w:rPr>
                <w:noProof/>
                <w:webHidden/>
              </w:rPr>
              <w:instrText xml:space="preserve"> PAGEREF _Toc222753885 \h </w:instrText>
            </w:r>
            <w:r>
              <w:rPr>
                <w:noProof/>
                <w:webHidden/>
              </w:rPr>
            </w:r>
            <w:r>
              <w:rPr>
                <w:noProof/>
                <w:webHidden/>
              </w:rPr>
              <w:fldChar w:fldCharType="separate"/>
            </w:r>
            <w:r>
              <w:rPr>
                <w:noProof/>
                <w:webHidden/>
              </w:rPr>
              <w:t>7</w:t>
            </w:r>
            <w:r>
              <w:rPr>
                <w:noProof/>
                <w:webHidden/>
              </w:rPr>
              <w:fldChar w:fldCharType="end"/>
            </w:r>
          </w:hyperlink>
        </w:p>
        <w:p w14:paraId="1E55113F" w14:textId="77777777" w:rsidR="009C380B" w:rsidRDefault="009C380B">
          <w:pPr>
            <w:pStyle w:val="TOC2"/>
            <w:tabs>
              <w:tab w:val="right" w:leader="dot" w:pos="9679"/>
            </w:tabs>
            <w:rPr>
              <w:noProof/>
            </w:rPr>
          </w:pPr>
          <w:hyperlink w:anchor="_Toc222753886" w:history="1">
            <w:r w:rsidRPr="00101166">
              <w:rPr>
                <w:rStyle w:val="Hyperlink"/>
                <w:noProof/>
              </w:rPr>
              <w:t>Yuqori iqtisodiy farovonlikka ega bo’lgan hamda quyi iqtisodiy farovonlikka ega bo’lgan oiladagi o’quvchilarning o’zlashtirish darajasidagi farqlarni tushuntirishda maktabdagi ta’lim sifatining ahamiyati</w:t>
            </w:r>
            <w:r>
              <w:rPr>
                <w:noProof/>
                <w:webHidden/>
              </w:rPr>
              <w:tab/>
            </w:r>
            <w:r>
              <w:rPr>
                <w:noProof/>
                <w:webHidden/>
              </w:rPr>
              <w:fldChar w:fldCharType="begin"/>
            </w:r>
            <w:r>
              <w:rPr>
                <w:noProof/>
                <w:webHidden/>
              </w:rPr>
              <w:instrText xml:space="preserve"> PAGEREF _Toc222753886 \h </w:instrText>
            </w:r>
            <w:r>
              <w:rPr>
                <w:noProof/>
                <w:webHidden/>
              </w:rPr>
            </w:r>
            <w:r>
              <w:rPr>
                <w:noProof/>
                <w:webHidden/>
              </w:rPr>
              <w:fldChar w:fldCharType="separate"/>
            </w:r>
            <w:r>
              <w:rPr>
                <w:noProof/>
                <w:webHidden/>
              </w:rPr>
              <w:t>9</w:t>
            </w:r>
            <w:r>
              <w:rPr>
                <w:noProof/>
                <w:webHidden/>
              </w:rPr>
              <w:fldChar w:fldCharType="end"/>
            </w:r>
          </w:hyperlink>
        </w:p>
        <w:p w14:paraId="40834EAA" w14:textId="77777777" w:rsidR="009C380B" w:rsidRDefault="009C380B">
          <w:pPr>
            <w:pStyle w:val="TOC1"/>
            <w:tabs>
              <w:tab w:val="right" w:leader="dot" w:pos="9679"/>
            </w:tabs>
            <w:rPr>
              <w:noProof/>
            </w:rPr>
          </w:pPr>
          <w:hyperlink w:anchor="_Toc222753887" w:history="1">
            <w:r w:rsidRPr="00101166">
              <w:rPr>
                <w:rStyle w:val="Hyperlink"/>
                <w:noProof/>
              </w:rPr>
              <w:t>3. Xulosa</w:t>
            </w:r>
            <w:r>
              <w:rPr>
                <w:noProof/>
                <w:webHidden/>
              </w:rPr>
              <w:tab/>
            </w:r>
            <w:r>
              <w:rPr>
                <w:noProof/>
                <w:webHidden/>
              </w:rPr>
              <w:fldChar w:fldCharType="begin"/>
            </w:r>
            <w:r>
              <w:rPr>
                <w:noProof/>
                <w:webHidden/>
              </w:rPr>
              <w:instrText xml:space="preserve"> PAGEREF _Toc222753887 \h </w:instrText>
            </w:r>
            <w:r>
              <w:rPr>
                <w:noProof/>
                <w:webHidden/>
              </w:rPr>
            </w:r>
            <w:r>
              <w:rPr>
                <w:noProof/>
                <w:webHidden/>
              </w:rPr>
              <w:fldChar w:fldCharType="separate"/>
            </w:r>
            <w:r>
              <w:rPr>
                <w:noProof/>
                <w:webHidden/>
              </w:rPr>
              <w:t>11</w:t>
            </w:r>
            <w:r>
              <w:rPr>
                <w:noProof/>
                <w:webHidden/>
              </w:rPr>
              <w:fldChar w:fldCharType="end"/>
            </w:r>
          </w:hyperlink>
        </w:p>
        <w:p w14:paraId="086DB31E" w14:textId="77777777" w:rsidR="009C380B" w:rsidRDefault="009C380B">
          <w:pPr>
            <w:pStyle w:val="TOC1"/>
            <w:tabs>
              <w:tab w:val="right" w:leader="dot" w:pos="9679"/>
            </w:tabs>
            <w:rPr>
              <w:noProof/>
            </w:rPr>
          </w:pPr>
          <w:hyperlink w:anchor="_Toc222753888" w:history="1">
            <w:r w:rsidRPr="00101166">
              <w:rPr>
                <w:rStyle w:val="Hyperlink"/>
                <w:noProof/>
              </w:rPr>
              <w:t>4. Ilovalar</w:t>
            </w:r>
            <w:r>
              <w:rPr>
                <w:noProof/>
                <w:webHidden/>
              </w:rPr>
              <w:tab/>
            </w:r>
            <w:r>
              <w:rPr>
                <w:noProof/>
                <w:webHidden/>
              </w:rPr>
              <w:fldChar w:fldCharType="begin"/>
            </w:r>
            <w:r>
              <w:rPr>
                <w:noProof/>
                <w:webHidden/>
              </w:rPr>
              <w:instrText xml:space="preserve"> PAGEREF _Toc222753888 \h </w:instrText>
            </w:r>
            <w:r>
              <w:rPr>
                <w:noProof/>
                <w:webHidden/>
              </w:rPr>
            </w:r>
            <w:r>
              <w:rPr>
                <w:noProof/>
                <w:webHidden/>
              </w:rPr>
              <w:fldChar w:fldCharType="separate"/>
            </w:r>
            <w:r>
              <w:rPr>
                <w:noProof/>
                <w:webHidden/>
              </w:rPr>
              <w:t>12</w:t>
            </w:r>
            <w:r>
              <w:rPr>
                <w:noProof/>
                <w:webHidden/>
              </w:rPr>
              <w:fldChar w:fldCharType="end"/>
            </w:r>
          </w:hyperlink>
        </w:p>
        <w:p w14:paraId="737D33D4" w14:textId="77777777" w:rsidR="009C380B" w:rsidRDefault="009C380B">
          <w:pPr>
            <w:pStyle w:val="TOC2"/>
            <w:tabs>
              <w:tab w:val="right" w:leader="dot" w:pos="9679"/>
            </w:tabs>
            <w:rPr>
              <w:noProof/>
            </w:rPr>
          </w:pPr>
          <w:hyperlink w:anchor="_Toc222753889" w:history="1">
            <w:r w:rsidRPr="00101166">
              <w:rPr>
                <w:rStyle w:val="Hyperlink"/>
                <w:noProof/>
              </w:rPr>
              <w:t>1-Ilova: HBS Ta’lim xarajatlari</w:t>
            </w:r>
            <w:r>
              <w:rPr>
                <w:noProof/>
                <w:webHidden/>
              </w:rPr>
              <w:tab/>
            </w:r>
            <w:r>
              <w:rPr>
                <w:noProof/>
                <w:webHidden/>
              </w:rPr>
              <w:fldChar w:fldCharType="begin"/>
            </w:r>
            <w:r>
              <w:rPr>
                <w:noProof/>
                <w:webHidden/>
              </w:rPr>
              <w:instrText xml:space="preserve"> PAGEREF _Toc222753889 \h </w:instrText>
            </w:r>
            <w:r>
              <w:rPr>
                <w:noProof/>
                <w:webHidden/>
              </w:rPr>
            </w:r>
            <w:r>
              <w:rPr>
                <w:noProof/>
                <w:webHidden/>
              </w:rPr>
              <w:fldChar w:fldCharType="separate"/>
            </w:r>
            <w:r>
              <w:rPr>
                <w:noProof/>
                <w:webHidden/>
              </w:rPr>
              <w:t>12</w:t>
            </w:r>
            <w:r>
              <w:rPr>
                <w:noProof/>
                <w:webHidden/>
              </w:rPr>
              <w:fldChar w:fldCharType="end"/>
            </w:r>
          </w:hyperlink>
        </w:p>
        <w:p w14:paraId="253A331E" w14:textId="77777777" w:rsidR="009C380B" w:rsidRDefault="009C380B">
          <w:pPr>
            <w:pStyle w:val="TOC3"/>
            <w:tabs>
              <w:tab w:val="right" w:leader="dot" w:pos="9679"/>
            </w:tabs>
            <w:rPr>
              <w:noProof/>
            </w:rPr>
          </w:pPr>
          <w:hyperlink w:anchor="_Toc222753890" w:history="1">
            <w:r w:rsidRPr="00101166">
              <w:rPr>
                <w:rStyle w:val="Hyperlink"/>
                <w:noProof/>
              </w:rPr>
              <w:t>1.1. Ta’lim xarajatlari: jins kesimida</w:t>
            </w:r>
            <w:r>
              <w:rPr>
                <w:noProof/>
                <w:webHidden/>
              </w:rPr>
              <w:tab/>
            </w:r>
            <w:r>
              <w:rPr>
                <w:noProof/>
                <w:webHidden/>
              </w:rPr>
              <w:fldChar w:fldCharType="begin"/>
            </w:r>
            <w:r>
              <w:rPr>
                <w:noProof/>
                <w:webHidden/>
              </w:rPr>
              <w:instrText xml:space="preserve"> PAGEREF _Toc222753890 \h </w:instrText>
            </w:r>
            <w:r>
              <w:rPr>
                <w:noProof/>
                <w:webHidden/>
              </w:rPr>
            </w:r>
            <w:r>
              <w:rPr>
                <w:noProof/>
                <w:webHidden/>
              </w:rPr>
              <w:fldChar w:fldCharType="separate"/>
            </w:r>
            <w:r>
              <w:rPr>
                <w:noProof/>
                <w:webHidden/>
              </w:rPr>
              <w:t>12</w:t>
            </w:r>
            <w:r>
              <w:rPr>
                <w:noProof/>
                <w:webHidden/>
              </w:rPr>
              <w:fldChar w:fldCharType="end"/>
            </w:r>
          </w:hyperlink>
        </w:p>
        <w:p w14:paraId="44C7DD57" w14:textId="77777777" w:rsidR="009C380B" w:rsidRDefault="009C380B">
          <w:pPr>
            <w:pStyle w:val="TOC3"/>
            <w:tabs>
              <w:tab w:val="right" w:leader="dot" w:pos="9679"/>
            </w:tabs>
            <w:rPr>
              <w:noProof/>
            </w:rPr>
          </w:pPr>
          <w:hyperlink w:anchor="_Toc222753891" w:history="1">
            <w:r w:rsidRPr="00101166">
              <w:rPr>
                <w:rStyle w:val="Hyperlink"/>
                <w:noProof/>
              </w:rPr>
              <w:t>1.2. Ta’lim xarajatlari: shahar/qishloq kesimida</w:t>
            </w:r>
            <w:r>
              <w:rPr>
                <w:noProof/>
                <w:webHidden/>
              </w:rPr>
              <w:tab/>
            </w:r>
            <w:r>
              <w:rPr>
                <w:noProof/>
                <w:webHidden/>
              </w:rPr>
              <w:fldChar w:fldCharType="begin"/>
            </w:r>
            <w:r>
              <w:rPr>
                <w:noProof/>
                <w:webHidden/>
              </w:rPr>
              <w:instrText xml:space="preserve"> PAGEREF _Toc222753891 \h </w:instrText>
            </w:r>
            <w:r>
              <w:rPr>
                <w:noProof/>
                <w:webHidden/>
              </w:rPr>
            </w:r>
            <w:r>
              <w:rPr>
                <w:noProof/>
                <w:webHidden/>
              </w:rPr>
              <w:fldChar w:fldCharType="separate"/>
            </w:r>
            <w:r>
              <w:rPr>
                <w:noProof/>
                <w:webHidden/>
              </w:rPr>
              <w:t>13</w:t>
            </w:r>
            <w:r>
              <w:rPr>
                <w:noProof/>
                <w:webHidden/>
              </w:rPr>
              <w:fldChar w:fldCharType="end"/>
            </w:r>
          </w:hyperlink>
        </w:p>
        <w:p w14:paraId="42832B78" w14:textId="77777777" w:rsidR="009C380B" w:rsidRDefault="009C380B">
          <w:pPr>
            <w:pStyle w:val="TOC3"/>
            <w:tabs>
              <w:tab w:val="right" w:leader="dot" w:pos="9679"/>
            </w:tabs>
            <w:rPr>
              <w:noProof/>
            </w:rPr>
          </w:pPr>
          <w:hyperlink w:anchor="_Toc222753892" w:history="1">
            <w:r w:rsidRPr="00101166">
              <w:rPr>
                <w:rStyle w:val="Hyperlink"/>
                <w:noProof/>
              </w:rPr>
              <w:t>1.3. Darslik va kantselyariya xarajatlari: shahar/qishloq kesimida</w:t>
            </w:r>
            <w:r>
              <w:rPr>
                <w:noProof/>
                <w:webHidden/>
              </w:rPr>
              <w:tab/>
            </w:r>
            <w:r>
              <w:rPr>
                <w:noProof/>
                <w:webHidden/>
              </w:rPr>
              <w:fldChar w:fldCharType="begin"/>
            </w:r>
            <w:r>
              <w:rPr>
                <w:noProof/>
                <w:webHidden/>
              </w:rPr>
              <w:instrText xml:space="preserve"> PAGEREF _Toc222753892 \h </w:instrText>
            </w:r>
            <w:r>
              <w:rPr>
                <w:noProof/>
                <w:webHidden/>
              </w:rPr>
            </w:r>
            <w:r>
              <w:rPr>
                <w:noProof/>
                <w:webHidden/>
              </w:rPr>
              <w:fldChar w:fldCharType="separate"/>
            </w:r>
            <w:r>
              <w:rPr>
                <w:noProof/>
                <w:webHidden/>
              </w:rPr>
              <w:t>14</w:t>
            </w:r>
            <w:r>
              <w:rPr>
                <w:noProof/>
                <w:webHidden/>
              </w:rPr>
              <w:fldChar w:fldCharType="end"/>
            </w:r>
          </w:hyperlink>
        </w:p>
        <w:p w14:paraId="3D2784C5" w14:textId="77777777" w:rsidR="009C380B" w:rsidRDefault="009C380B">
          <w:pPr>
            <w:pStyle w:val="TOC2"/>
            <w:tabs>
              <w:tab w:val="right" w:leader="dot" w:pos="9679"/>
            </w:tabs>
            <w:rPr>
              <w:noProof/>
            </w:rPr>
          </w:pPr>
          <w:hyperlink w:anchor="_Toc222753893" w:history="1">
            <w:r w:rsidRPr="00101166">
              <w:rPr>
                <w:rStyle w:val="Hyperlink"/>
                <w:noProof/>
              </w:rPr>
              <w:t>2-Ilova: MICS Ma’lumotlari Tahlili</w:t>
            </w:r>
            <w:r>
              <w:rPr>
                <w:noProof/>
                <w:webHidden/>
              </w:rPr>
              <w:tab/>
            </w:r>
            <w:r>
              <w:rPr>
                <w:noProof/>
                <w:webHidden/>
              </w:rPr>
              <w:fldChar w:fldCharType="begin"/>
            </w:r>
            <w:r>
              <w:rPr>
                <w:noProof/>
                <w:webHidden/>
              </w:rPr>
              <w:instrText xml:space="preserve"> PAGEREF _Toc222753893 \h </w:instrText>
            </w:r>
            <w:r>
              <w:rPr>
                <w:noProof/>
                <w:webHidden/>
              </w:rPr>
            </w:r>
            <w:r>
              <w:rPr>
                <w:noProof/>
                <w:webHidden/>
              </w:rPr>
              <w:fldChar w:fldCharType="separate"/>
            </w:r>
            <w:r>
              <w:rPr>
                <w:noProof/>
                <w:webHidden/>
              </w:rPr>
              <w:t>14</w:t>
            </w:r>
            <w:r>
              <w:rPr>
                <w:noProof/>
                <w:webHidden/>
              </w:rPr>
              <w:fldChar w:fldCharType="end"/>
            </w:r>
          </w:hyperlink>
        </w:p>
        <w:p w14:paraId="301D3BCE" w14:textId="77777777" w:rsidR="009C380B" w:rsidRDefault="009C380B">
          <w:pPr>
            <w:pStyle w:val="TOC3"/>
            <w:tabs>
              <w:tab w:val="right" w:leader="dot" w:pos="9679"/>
            </w:tabs>
            <w:rPr>
              <w:noProof/>
            </w:rPr>
          </w:pPr>
          <w:hyperlink w:anchor="_Toc222753894" w:history="1">
            <w:r w:rsidRPr="00101166">
              <w:rPr>
                <w:rStyle w:val="Hyperlink"/>
                <w:noProof/>
              </w:rPr>
              <w:t>Farovonlik detsillari bo’yicha asosiy ko’rsatkichlar</w:t>
            </w:r>
            <w:r>
              <w:rPr>
                <w:noProof/>
                <w:webHidden/>
              </w:rPr>
              <w:tab/>
            </w:r>
            <w:r>
              <w:rPr>
                <w:noProof/>
                <w:webHidden/>
              </w:rPr>
              <w:fldChar w:fldCharType="begin"/>
            </w:r>
            <w:r>
              <w:rPr>
                <w:noProof/>
                <w:webHidden/>
              </w:rPr>
              <w:instrText xml:space="preserve"> PAGEREF _Toc222753894 \h </w:instrText>
            </w:r>
            <w:r>
              <w:rPr>
                <w:noProof/>
                <w:webHidden/>
              </w:rPr>
            </w:r>
            <w:r>
              <w:rPr>
                <w:noProof/>
                <w:webHidden/>
              </w:rPr>
              <w:fldChar w:fldCharType="separate"/>
            </w:r>
            <w:r>
              <w:rPr>
                <w:noProof/>
                <w:webHidden/>
              </w:rPr>
              <w:t>14</w:t>
            </w:r>
            <w:r>
              <w:rPr>
                <w:noProof/>
                <w:webHidden/>
              </w:rPr>
              <w:fldChar w:fldCharType="end"/>
            </w:r>
          </w:hyperlink>
        </w:p>
        <w:p w14:paraId="6C8C1730" w14:textId="77777777" w:rsidR="009C380B" w:rsidRDefault="009C380B">
          <w:pPr>
            <w:pStyle w:val="TOC3"/>
            <w:tabs>
              <w:tab w:val="right" w:leader="dot" w:pos="9679"/>
            </w:tabs>
            <w:rPr>
              <w:noProof/>
            </w:rPr>
          </w:pPr>
          <w:hyperlink w:anchor="_Toc222753895" w:history="1">
            <w:r w:rsidRPr="00101166">
              <w:rPr>
                <w:rStyle w:val="Hyperlink"/>
                <w:noProof/>
              </w:rPr>
              <w:t>Jins bo’yicha tahlil</w:t>
            </w:r>
            <w:r>
              <w:rPr>
                <w:noProof/>
                <w:webHidden/>
              </w:rPr>
              <w:tab/>
            </w:r>
            <w:r>
              <w:rPr>
                <w:noProof/>
                <w:webHidden/>
              </w:rPr>
              <w:fldChar w:fldCharType="begin"/>
            </w:r>
            <w:r>
              <w:rPr>
                <w:noProof/>
                <w:webHidden/>
              </w:rPr>
              <w:instrText xml:space="preserve"> PAGEREF _Toc222753895 \h </w:instrText>
            </w:r>
            <w:r>
              <w:rPr>
                <w:noProof/>
                <w:webHidden/>
              </w:rPr>
            </w:r>
            <w:r>
              <w:rPr>
                <w:noProof/>
                <w:webHidden/>
              </w:rPr>
              <w:fldChar w:fldCharType="separate"/>
            </w:r>
            <w:r>
              <w:rPr>
                <w:noProof/>
                <w:webHidden/>
              </w:rPr>
              <w:t>18</w:t>
            </w:r>
            <w:r>
              <w:rPr>
                <w:noProof/>
                <w:webHidden/>
              </w:rPr>
              <w:fldChar w:fldCharType="end"/>
            </w:r>
          </w:hyperlink>
        </w:p>
        <w:p w14:paraId="556285F8" w14:textId="77777777" w:rsidR="009C380B" w:rsidRDefault="009C380B">
          <w:pPr>
            <w:pStyle w:val="TOC3"/>
            <w:tabs>
              <w:tab w:val="right" w:leader="dot" w:pos="9679"/>
            </w:tabs>
            <w:rPr>
              <w:noProof/>
            </w:rPr>
          </w:pPr>
          <w:hyperlink w:anchor="_Toc222753896" w:history="1">
            <w:r w:rsidRPr="00101166">
              <w:rPr>
                <w:rStyle w:val="Hyperlink"/>
                <w:noProof/>
              </w:rPr>
              <w:t>Shahar/Qishloq bo’yicha tahlil</w:t>
            </w:r>
            <w:r>
              <w:rPr>
                <w:noProof/>
                <w:webHidden/>
              </w:rPr>
              <w:tab/>
            </w:r>
            <w:r>
              <w:rPr>
                <w:noProof/>
                <w:webHidden/>
              </w:rPr>
              <w:fldChar w:fldCharType="begin"/>
            </w:r>
            <w:r>
              <w:rPr>
                <w:noProof/>
                <w:webHidden/>
              </w:rPr>
              <w:instrText xml:space="preserve"> PAGEREF _Toc222753896 \h </w:instrText>
            </w:r>
            <w:r>
              <w:rPr>
                <w:noProof/>
                <w:webHidden/>
              </w:rPr>
            </w:r>
            <w:r>
              <w:rPr>
                <w:noProof/>
                <w:webHidden/>
              </w:rPr>
              <w:fldChar w:fldCharType="separate"/>
            </w:r>
            <w:r>
              <w:rPr>
                <w:noProof/>
                <w:webHidden/>
              </w:rPr>
              <w:t>20</w:t>
            </w:r>
            <w:r>
              <w:rPr>
                <w:noProof/>
                <w:webHidden/>
              </w:rPr>
              <w:fldChar w:fldCharType="end"/>
            </w:r>
          </w:hyperlink>
        </w:p>
        <w:p w14:paraId="3FBA6CE9" w14:textId="77777777" w:rsidR="009C380B" w:rsidRDefault="009C380B">
          <w:pPr>
            <w:pStyle w:val="TOC2"/>
            <w:tabs>
              <w:tab w:val="right" w:leader="dot" w:pos="9679"/>
            </w:tabs>
            <w:rPr>
              <w:noProof/>
            </w:rPr>
          </w:pPr>
          <w:hyperlink w:anchor="_Toc222753897" w:history="1">
            <w:r w:rsidRPr="00101166">
              <w:rPr>
                <w:rStyle w:val="Hyperlink"/>
                <w:noProof/>
              </w:rPr>
              <w:t>3-Ilova: Ijtimoiy reestrga kiritilgan oilalar uchun ta’lim sohasidagi imtiyozlar</w:t>
            </w:r>
            <w:r>
              <w:rPr>
                <w:noProof/>
                <w:webHidden/>
              </w:rPr>
              <w:tab/>
            </w:r>
            <w:r>
              <w:rPr>
                <w:noProof/>
                <w:webHidden/>
              </w:rPr>
              <w:fldChar w:fldCharType="begin"/>
            </w:r>
            <w:r>
              <w:rPr>
                <w:noProof/>
                <w:webHidden/>
              </w:rPr>
              <w:instrText xml:space="preserve"> PAGEREF _Toc222753897 \h </w:instrText>
            </w:r>
            <w:r>
              <w:rPr>
                <w:noProof/>
                <w:webHidden/>
              </w:rPr>
            </w:r>
            <w:r>
              <w:rPr>
                <w:noProof/>
                <w:webHidden/>
              </w:rPr>
              <w:fldChar w:fldCharType="separate"/>
            </w:r>
            <w:r>
              <w:rPr>
                <w:noProof/>
                <w:webHidden/>
              </w:rPr>
              <w:t>23</w:t>
            </w:r>
            <w:r>
              <w:rPr>
                <w:noProof/>
                <w:webHidden/>
              </w:rPr>
              <w:fldChar w:fldCharType="end"/>
            </w:r>
          </w:hyperlink>
        </w:p>
        <w:p w14:paraId="6DF0FD1C" w14:textId="77777777" w:rsidR="009C380B" w:rsidRDefault="009C380B">
          <w:pPr>
            <w:pStyle w:val="TOC1"/>
            <w:tabs>
              <w:tab w:val="right" w:leader="dot" w:pos="9679"/>
            </w:tabs>
            <w:rPr>
              <w:noProof/>
            </w:rPr>
          </w:pPr>
          <w:hyperlink w:anchor="_Toc222753898" w:history="1">
            <w:r w:rsidRPr="00101166">
              <w:rPr>
                <w:rStyle w:val="Hyperlink"/>
                <w:noProof/>
              </w:rPr>
              <w:t>5. Ma’lumotlar manbalari</w:t>
            </w:r>
            <w:r>
              <w:rPr>
                <w:noProof/>
                <w:webHidden/>
              </w:rPr>
              <w:tab/>
            </w:r>
            <w:r>
              <w:rPr>
                <w:noProof/>
                <w:webHidden/>
              </w:rPr>
              <w:fldChar w:fldCharType="begin"/>
            </w:r>
            <w:r>
              <w:rPr>
                <w:noProof/>
                <w:webHidden/>
              </w:rPr>
              <w:instrText xml:space="preserve"> PAGEREF _Toc222753898 \h </w:instrText>
            </w:r>
            <w:r>
              <w:rPr>
                <w:noProof/>
                <w:webHidden/>
              </w:rPr>
            </w:r>
            <w:r>
              <w:rPr>
                <w:noProof/>
                <w:webHidden/>
              </w:rPr>
              <w:fldChar w:fldCharType="separate"/>
            </w:r>
            <w:r>
              <w:rPr>
                <w:noProof/>
                <w:webHidden/>
              </w:rPr>
              <w:t>27</w:t>
            </w:r>
            <w:r>
              <w:rPr>
                <w:noProof/>
                <w:webHidden/>
              </w:rPr>
              <w:fldChar w:fldCharType="end"/>
            </w:r>
          </w:hyperlink>
        </w:p>
        <w:p w14:paraId="512B0C8A" w14:textId="77777777" w:rsidR="00EC05E9" w:rsidRDefault="00000000">
          <w:r>
            <w:fldChar w:fldCharType="end"/>
          </w:r>
        </w:p>
      </w:sdtContent>
    </w:sdt>
    <w:p w14:paraId="7B8CDD3A" w14:textId="77777777" w:rsidR="00EC05E9" w:rsidRDefault="00000000">
      <w:pPr>
        <w:pStyle w:val="Heading1"/>
      </w:pPr>
      <w:bookmarkStart w:id="0" w:name="_Toc222753879"/>
      <w:bookmarkStart w:id="1" w:name="sec-kirish"/>
      <w:r>
        <w:t>1. Kirish</w:t>
      </w:r>
      <w:bookmarkEnd w:id="0"/>
    </w:p>
    <w:p w14:paraId="660FE4C4" w14:textId="77777777" w:rsidR="00EC05E9" w:rsidRDefault="00000000">
      <w:pPr>
        <w:pStyle w:val="FirstParagraph"/>
      </w:pPr>
      <w:r>
        <w:t xml:space="preserve">Ta’limning kambag’allikni kamaytirishdagi roli borasidagi o’rganishlar muhim tadqiqot yo’nalishi sifatida e’tirof etiladi. So’nggi o’n yilliklarda tadqiqotlar ta’limning inson kapitalini oshirish, daromadlar o’rtasidagi tengsizlikni kamaytirish va ijtimoiy mobillikni rag’batlantirishda muhim o’ringa ega ekanligi butun dunyoda, xususan, Xitoy, Braziliya va </w:t>
      </w:r>
      <w:r>
        <w:lastRenderedPageBreak/>
        <w:t>Janubiy Afrika kabi rivojlanayotgan mamlakatlarda qilingan tadqiqotlarda o’z tasdig’ini topib kelmoqda (Dhanda (2024), Verner (2004), Rahman (2024)).</w:t>
      </w:r>
    </w:p>
    <w:p w14:paraId="0AC82639" w14:textId="7BB564E9" w:rsidR="00EC05E9" w:rsidRDefault="00000000">
      <w:pPr>
        <w:pStyle w:val="BodyText"/>
      </w:pPr>
      <w:r>
        <w:t>Global miqyosda, kambag’allik darajasi 1990-yildagi 43.6 foizdan 2023-yilda 10.2 foizga qisqarganiga qaramay</w:t>
      </w:r>
      <w:ins w:id="2" w:author="Feckro Felix" w:date="2026-02-23T16:37:00Z" w16du:dateUtc="2026-02-23T11:37:00Z">
        <w:r w:rsidR="001D4360">
          <w:t xml:space="preserve"> </w:t>
        </w:r>
      </w:ins>
      <w:r>
        <w:t xml:space="preserve">( </w:t>
      </w:r>
      <w:r>
        <w:rPr>
          <w:i/>
          <w:iCs/>
        </w:rPr>
        <w:t>World Bank Open Data</w:t>
      </w:r>
      <w:r>
        <w:t xml:space="preserve"> (2025)), rivojlanayotgan malakatlarda xususan qishloq hududlarida ta’lim olish imkoniyati cheklanganligi bo’yicha muammolar saqlanib qolmoqda (Xie, Sarntisart, and Uddin (2023); Spada, Fiore, and Galati (2023)). COVID-19 pandemiyasi davrida ta’limdagi tengsizlik yanada yaqqolroq ko’rina boshladi va kuchaydi, bu esa ijtimoiy himoya va ta’lim sohalarida samarali siyosiy intervensiyalarning </w:t>
      </w:r>
      <w:del w:id="3" w:author="Feckro Felix" w:date="2026-02-23T16:38:00Z" w16du:dateUtc="2026-02-23T11:38:00Z">
        <w:r w:rsidDel="001D4360">
          <w:delText xml:space="preserve">dolzarb </w:delText>
        </w:r>
      </w:del>
      <w:r>
        <w:t>zarura</w:t>
      </w:r>
      <w:del w:id="4" w:author="Feckro Felix" w:date="2026-02-23T16:38:00Z" w16du:dateUtc="2026-02-23T11:38:00Z">
        <w:r w:rsidDel="001D4360">
          <w:delText>t</w:delText>
        </w:r>
      </w:del>
      <w:ins w:id="5" w:author="Feckro Felix" w:date="2026-02-23T16:38:00Z" w16du:dateUtc="2026-02-23T11:38:00Z">
        <w:r w:rsidR="001D4360">
          <w:t>l</w:t>
        </w:r>
      </w:ins>
      <w:r>
        <w:t>i</w:t>
      </w:r>
      <w:ins w:id="6" w:author="Feckro Felix" w:date="2026-02-23T16:38:00Z" w16du:dateUtc="2026-02-23T11:38:00Z">
        <w:r w:rsidR="001D4360">
          <w:t>gi</w:t>
        </w:r>
      </w:ins>
      <w:r>
        <w:t>ni ko’rsatmoqda (Terzi, Unterhalter, and Suissa (2023); Beeson, Wildman, and Wildman (2024)).</w:t>
      </w:r>
    </w:p>
    <w:p w14:paraId="3B6F0537" w14:textId="4FF92A61" w:rsidR="00EC05E9" w:rsidRDefault="00000000">
      <w:pPr>
        <w:pStyle w:val="BodyText"/>
      </w:pPr>
      <w:r>
        <w:t xml:space="preserve">Ushbu tadqiqotda biz </w:t>
      </w:r>
      <w:ins w:id="7" w:author="Feckro Felix" w:date="2026-02-23T16:39:00Z" w16du:dateUtc="2026-02-23T11:39:00Z">
        <w:r w:rsidR="001D4360">
          <w:t xml:space="preserve">tahlilni </w:t>
        </w:r>
      </w:ins>
      <w:r>
        <w:t xml:space="preserve">quyidagi ma’lumot manbalaridan foydalangan holda </w:t>
      </w:r>
      <w:del w:id="8" w:author="Feckro Felix" w:date="2026-02-23T16:39:00Z" w16du:dateUtc="2026-02-23T11:39:00Z">
        <w:r w:rsidDel="001D4360">
          <w:delText xml:space="preserve">tahlilni </w:delText>
        </w:r>
      </w:del>
      <w:r>
        <w:t>olib boramiz:</w:t>
      </w:r>
    </w:p>
    <w:p w14:paraId="2D27E4C6" w14:textId="33B9A87A" w:rsidR="00EC05E9" w:rsidRDefault="00000000">
      <w:pPr>
        <w:pStyle w:val="BodyText"/>
      </w:pPr>
      <w:r>
        <w:rPr>
          <w:b/>
          <w:bCs/>
        </w:rPr>
        <w:t>PISA 2022</w:t>
      </w:r>
      <w:r>
        <w:t xml:space="preserve"> — PISA dasturi yordamida O’zbekistonda 2022-yil 15-yoshli o’quvchilarning o’zlashtirish ko’rsatkichlari ma’lumotlaridan foydalanib, o’quvchilarning ta’lim ko’rsatkichlari va oilaning umumiy iqtisodiy holati o’rtasidagi bog’liqlikni </w:t>
      </w:r>
      <w:del w:id="9" w:author="Feckro Felix" w:date="2026-02-23T16:40:00Z" w16du:dateUtc="2026-02-23T11:40:00Z">
        <w:r w:rsidDel="006B4215">
          <w:delText>o’rganamiz</w:delText>
        </w:r>
      </w:del>
      <w:ins w:id="10" w:author="Feckro Felix" w:date="2026-02-23T16:40:00Z" w16du:dateUtc="2026-02-23T11:40:00Z">
        <w:r w:rsidR="006B4215">
          <w:t>o’rganiladi</w:t>
        </w:r>
      </w:ins>
      <w:r>
        <w:t>.</w:t>
      </w:r>
    </w:p>
    <w:p w14:paraId="6E8058F1" w14:textId="2F7D414E" w:rsidR="00EC05E9" w:rsidRDefault="00000000">
      <w:pPr>
        <w:pStyle w:val="BodyText"/>
      </w:pPr>
      <w:r>
        <w:rPr>
          <w:b/>
          <w:bCs/>
        </w:rPr>
        <w:t>HBS 2024</w:t>
      </w:r>
      <w:r>
        <w:t xml:space="preserve"> — Milliy statistika qo’mitasining 2024-yilgi Uy xo’jaligi daromadlari va xarajatlari so’rov</w:t>
      </w:r>
      <w:del w:id="11" w:author="Feckro Felix" w:date="2026-02-23T16:39:00Z" w16du:dateUtc="2026-02-23T11:39:00Z">
        <w:r w:rsidDel="001D4360">
          <w:delText>nomas</w:delText>
        </w:r>
      </w:del>
      <w:r>
        <w:t>idan o’quvchilar ta’lim olishi uchun xarajatlarni tahlil qilish uchun foydalaniladi.</w:t>
      </w:r>
    </w:p>
    <w:p w14:paraId="4CE10DA9" w14:textId="67DBB3B9" w:rsidR="00EC05E9" w:rsidRDefault="00000000">
      <w:pPr>
        <w:pStyle w:val="BodyText"/>
      </w:pPr>
      <w:r>
        <w:rPr>
          <w:b/>
          <w:bCs/>
        </w:rPr>
        <w:t>MICS 2021-2022</w:t>
      </w:r>
      <w:r>
        <w:t xml:space="preserve"> — UNICEF hamda Milliy Statistika Qo’mitasi tomonidan o’tkazilgan multiindikator klaster kuzatuvi (MICS) so’rov</w:t>
      </w:r>
      <w:del w:id="12" w:author="Feckro Felix" w:date="2026-02-23T16:39:00Z" w16du:dateUtc="2026-02-23T11:39:00Z">
        <w:r w:rsidDel="001D4360">
          <w:delText>nomas</w:delText>
        </w:r>
      </w:del>
      <w:r>
        <w:t>idan oila a’zolarining o’quvchi ta’limidagi ishtirokini o’rganish uchun foydalaniladi.</w:t>
      </w:r>
    </w:p>
    <w:p w14:paraId="70D5ECD3" w14:textId="77777777" w:rsidR="00EC05E9" w:rsidRDefault="00000000">
      <w:pPr>
        <w:pStyle w:val="BodyText"/>
      </w:pPr>
      <w:r>
        <w:t>Tahlil PISA 2022, HBS 2024 va MICS 2021-2022 ma’lumotlaridan kengroq ijtimoiy siyosat uchun diagnostika vositasi sifatida foydalanishni ko’zda tutadi. Asosiy maqsad O’zbekistonda maktab o’quvchilarining demografik va uy sharoitlaridagi tafovutlari o’quvchilarning o’zlashtirish ko’rsatkichlarida qanday namoyon bo’lishini aniqlashdir.</w:t>
      </w:r>
    </w:p>
    <w:p w14:paraId="59EB5216" w14:textId="77777777" w:rsidR="00EC05E9" w:rsidRDefault="00000000">
      <w:pPr>
        <w:pStyle w:val="BodyText"/>
      </w:pPr>
      <w:r>
        <w:t>Ushbu muammolarni tahlil qilish orqali hisobot ta’limdagi to’siqlarni bevosita bartaraf etishi va inson kapitalini shakllantirishga hissa qo’shishi mumkin bo’lgan maqsadli, dalillarga asoslangan ijtimoiy himoya siyosatiga oid takliflarni ishlab chiqishga qaratilgan.</w:t>
      </w:r>
    </w:p>
    <w:p w14:paraId="33B90483" w14:textId="77777777" w:rsidR="00EC05E9" w:rsidRDefault="00000000">
      <w:pPr>
        <w:pStyle w:val="Heading1"/>
      </w:pPr>
      <w:bookmarkStart w:id="13" w:name="_Toc222753880"/>
      <w:bookmarkStart w:id="14" w:name="sec-tahlil"/>
      <w:bookmarkEnd w:id="1"/>
      <w:r>
        <w:t>2. Tahlil va natijalar</w:t>
      </w:r>
      <w:bookmarkEnd w:id="13"/>
    </w:p>
    <w:p w14:paraId="5BEEEC5B" w14:textId="77777777" w:rsidR="00EC05E9" w:rsidRDefault="00000000">
      <w:pPr>
        <w:pStyle w:val="Heading2"/>
      </w:pPr>
      <w:bookmarkStart w:id="15" w:name="_Toc222753881"/>
      <w:bookmarkStart w:id="16" w:name="X83824ceb3f58ae6a339c8b92665092843318db5"/>
      <w:r>
        <w:t>O’quvchilarning ta’lim ko’rsatkichlari va ular yashayotgan oilalarning ijtimoiy-iqtisodiy statusi</w:t>
      </w:r>
      <w:bookmarkEnd w:id="15"/>
    </w:p>
    <w:p w14:paraId="77EE45EF" w14:textId="33714A6E" w:rsidR="00EC05E9" w:rsidRDefault="00000000">
      <w:pPr>
        <w:pStyle w:val="FirstParagraph"/>
      </w:pPr>
      <w:r>
        <w:t>Kambag’allikni faqat monetar asoslarda emas, balki, ko’p o’lchamli miqyosda qaralganda, eng muhim omillardan biri bu ta’lim hisoblanadi. Iqtisodiy tadqiqotlar va ishlohotlar markazi hisoblagan Ko’p o’lchovli kambag’allik indeksi natijalariga ko’ra, kambag’allikka eng ko’p hissa qo’shayotgan omil bu ta’lim hisoblanadi CERR and UNDP Country Office in Uzbekistan (2023).</w:t>
      </w:r>
    </w:p>
    <w:p w14:paraId="0AFDCABA" w14:textId="48A02044" w:rsidR="00EC05E9" w:rsidRDefault="00000000">
      <w:pPr>
        <w:pStyle w:val="BodyText"/>
      </w:pPr>
      <w:r>
        <w:t>Kambag’allikning ta’lim</w:t>
      </w:r>
      <w:del w:id="17" w:author="Feckro Felix" w:date="2026-02-23T16:52:00Z" w16du:dateUtc="2026-02-23T11:52:00Z">
        <w:r w:rsidDel="00146697">
          <w:delText>ga</w:delText>
        </w:r>
      </w:del>
      <w:r>
        <w:t xml:space="preserve"> ko’rsatkichlariga ta’sirini baholash uchun ushbu hisobot asosiy tahliliy o’zgaruvchi sifatida PISA oilaning ijtimoiy-iqtisodiy statusi indeksidan (IIS) foydalanadi. IIS Iqtisodiy hamkorlik va taraqqiyot tashkiloti tomonidan yaratilgan murakkab indeks bo’lib, u </w:t>
      </w:r>
      <w:r>
        <w:lastRenderedPageBreak/>
        <w:t>o’quvchining ijtimoiy-iqtisodiy kelib chiqishini har tomonlama o’lchaydi hamda uchta asosiy tarkibiy qism asosida hisobla</w:t>
      </w:r>
      <w:ins w:id="18" w:author="Feckro Felix" w:date="2026-02-23T16:53:00Z" w16du:dateUtc="2026-02-23T11:53:00Z">
        <w:r w:rsidR="00B81CFA">
          <w:t>y</w:t>
        </w:r>
      </w:ins>
      <w:del w:id="19" w:author="Feckro Felix" w:date="2026-02-23T16:53:00Z" w16du:dateUtc="2026-02-23T11:53:00Z">
        <w:r w:rsidDel="00B81CFA">
          <w:delText>na</w:delText>
        </w:r>
      </w:del>
      <w:r>
        <w:t>di:</w:t>
      </w:r>
    </w:p>
    <w:p w14:paraId="4557006F" w14:textId="77777777" w:rsidR="00EC05E9" w:rsidRDefault="00000000">
      <w:pPr>
        <w:pStyle w:val="Compact"/>
        <w:numPr>
          <w:ilvl w:val="0"/>
          <w:numId w:val="2"/>
        </w:numPr>
      </w:pPr>
      <w:r>
        <w:rPr>
          <w:b/>
          <w:bCs/>
        </w:rPr>
        <w:t>Ota-onalar ta’limi</w:t>
      </w:r>
      <w:r>
        <w:t xml:space="preserve"> - ota-onalar erishgan eng yuqori ta’lim darajasi</w:t>
      </w:r>
    </w:p>
    <w:p w14:paraId="35B88B60" w14:textId="77777777" w:rsidR="00EC05E9" w:rsidRDefault="00000000">
      <w:pPr>
        <w:pStyle w:val="Compact"/>
        <w:numPr>
          <w:ilvl w:val="0"/>
          <w:numId w:val="2"/>
        </w:numPr>
      </w:pPr>
      <w:r>
        <w:rPr>
          <w:b/>
          <w:bCs/>
        </w:rPr>
        <w:t>Ota-onaning kasbi</w:t>
      </w:r>
      <w:r>
        <w:t xml:space="preserve"> - Ota-onaning eng yuqori kasbiy maqomi</w:t>
      </w:r>
    </w:p>
    <w:p w14:paraId="03C7AEAE" w14:textId="733FF7C8" w:rsidR="00EC05E9" w:rsidRDefault="00000000">
      <w:pPr>
        <w:pStyle w:val="Compact"/>
        <w:numPr>
          <w:ilvl w:val="0"/>
          <w:numId w:val="2"/>
        </w:numPr>
      </w:pPr>
      <w:r>
        <w:rPr>
          <w:b/>
          <w:bCs/>
        </w:rPr>
        <w:t>Uyda mavjud jihozlar</w:t>
      </w:r>
      <w:r>
        <w:t xml:space="preserve"> - Oilaning boyligi va uydagi madaniy va ta’lim resurslaridan foydalanish imkoniyati (masalan, kitoblar soni, </w:t>
      </w:r>
      <w:del w:id="20" w:author="Feckro Felix" w:date="2026-02-23T16:53:00Z" w16du:dateUtc="2026-02-23T11:53:00Z">
        <w:r w:rsidDel="00B81CFA">
          <w:delText xml:space="preserve">tinch </w:delText>
        </w:r>
      </w:del>
      <w:r>
        <w:t>o’</w:t>
      </w:r>
      <w:ins w:id="21" w:author="Feckro Felix" w:date="2026-02-23T16:53:00Z" w16du:dateUtc="2026-02-23T11:53:00Z">
        <w:r w:rsidR="00B81CFA">
          <w:t>qish uchun tinch</w:t>
        </w:r>
      </w:ins>
      <w:del w:id="22" w:author="Feckro Felix" w:date="2026-02-23T16:53:00Z" w16du:dateUtc="2026-02-23T11:53:00Z">
        <w:r w:rsidDel="00B81CFA">
          <w:delText>quv</w:delText>
        </w:r>
      </w:del>
      <w:r>
        <w:t xml:space="preserve"> </w:t>
      </w:r>
      <w:del w:id="23" w:author="Feckro Felix" w:date="2026-02-23T16:53:00Z" w16du:dateUtc="2026-02-23T11:53:00Z">
        <w:r w:rsidDel="00B81CFA">
          <w:delText>joyiga kirish imkoniyati</w:delText>
        </w:r>
      </w:del>
      <w:ins w:id="24" w:author="Feckro Felix" w:date="2026-02-23T16:53:00Z" w16du:dateUtc="2026-02-23T11:53:00Z">
        <w:r w:rsidR="00B81CFA">
          <w:t>borligi</w:t>
        </w:r>
      </w:ins>
      <w:r>
        <w:t>, internetga ulanish imkoniyati)</w:t>
      </w:r>
    </w:p>
    <w:p w14:paraId="1E8503A8" w14:textId="77777777" w:rsidR="00EC05E9" w:rsidRDefault="00000000">
      <w:pPr>
        <w:pStyle w:val="FirstParagraph"/>
      </w:pPr>
      <w:r>
        <w:t>PISA natijalari ma’lumotlarini IIS indeksi nuqtayi nazaridan tahlil qilish orqali biz bolaning ijtimoiy-iqtisodiy kelib chiqishi uning bugungi kunda O’zbekistonda ta’lim olishi va o’zlashtirish</w:t>
      </w:r>
      <w:del w:id="25" w:author="Feckro Felix" w:date="2026-02-23T16:53:00Z" w16du:dateUtc="2026-02-23T11:53:00Z">
        <w:r w:rsidDel="00B81CFA">
          <w:delText>i</w:delText>
        </w:r>
      </w:del>
      <w:r>
        <w:t xml:space="preserve"> imkoniyatlariga qay darajada ta’sir qilishini aniq miqdoriy baholashimiz mumkin.</w:t>
      </w:r>
    </w:p>
    <w:p w14:paraId="6FEA1194" w14:textId="77777777" w:rsidR="00EC05E9" w:rsidRDefault="00000000">
      <w:pPr>
        <w:pStyle w:val="Heading3"/>
      </w:pPr>
      <w:bookmarkStart w:id="26" w:name="_Toc222753882"/>
      <w:bookmarkStart w:id="27" w:name="Xbd3d44ffcb70c0b729d44a80bc4cb6ff66febe6"/>
      <w:r>
        <w:t>PISA 2-daraja o’zlashtirish ko’rsatkichlari</w:t>
      </w:r>
      <w:bookmarkEnd w:id="26"/>
    </w:p>
    <w:p w14:paraId="01B15AE6" w14:textId="730F2B46" w:rsidR="00EC05E9" w:rsidRDefault="00000000">
      <w:pPr>
        <w:pStyle w:val="FirstParagraph"/>
      </w:pPr>
      <w:r>
        <w:t>PISA tizimida o’qish, matematika va tabiiy fanlar bo’yicha o’quvchilar o’zlashtirish ko’rsatkichlari o’rganilgan. Ushbu fanlar bo’yicha o’zlashtirish ko’rsatkichlari turli darajalarga bo’linadi, bunda 2-daraja matematika, o’qish va tabiiy fanlar bo’yicha o’quvchilar bilimini o’lchash uchun muhim asos bo’lib xizmat qiladi. Bu daraja shunchaki statistik ko’rsatkich emas, u o’quvchilarning jamiyatda faol ishtirok etishi va o’z hissasini qo’shishi uchun fundamental deb hisoblangan muhim ko’nikma va bilimlarni o’zlashtirishini ifodalaydi. IISi 1-detsilidagi oila o’quvchilarining o’qish, matematika va tabiiy fanlar bo’yicha 2-darajada o’zlashtirish darajasi 10-detsildagi oila o’quvchilariga nisbatan qariyb 3 barobar past ekanligini ko’rishimiz mumkin. O’zlashtirish darajasi IISning 7-detsilidan boshlab sezilarli oshib bormoqda. IIS ning barcha detsillarida shahar hududida yashovchi o’quvchilar qishloqlarda yashovchi o’quvchilarga nisbatan o’qish, matematika va tabiiy fanlar bo’yicha 2-darajada o’zlashtirish darajasi yuqori ekanligini ko’rsatadi. Ayniqsa o’qish darajasida, shahar hududida yashovchi o’quvchilar qishloqlarda yashovchi o’quvchilarga nisbatan IIS barcha detsillarida yaxshi</w:t>
      </w:r>
      <w:ins w:id="28" w:author="Feckro Felix" w:date="2026-02-23T17:03:00Z" w16du:dateUtc="2026-02-23T12:03:00Z">
        <w:r w:rsidR="00431375">
          <w:t>roq</w:t>
        </w:r>
      </w:ins>
      <w:r>
        <w:t xml:space="preserve"> o’zlashtirmoqda. Matematika va tabiiy fanlarda esa, IIS ning birinchi detsildan boshlab farqlar juda kam, o’zlashtirish darajasidagi farqlar asosan IISning yuqori detsillarida ko’rinadi. O’zbekistonda IIS ning barcha detsillarida matematika fanidan o’g’il bolalar qiz bolalarga nisbatan o’zlashtirishi yuqori. O’qish borasida esa qiz bolalar o’g’il bolalarga nisbatan yaxshiroq o’zlashtirmoqda. Tabiiy fanlarda esa, dastlabki detsillarda o’g’il bolalar, yuqori detsillarda esa qiz bolalar yaxshiroq o’zlashtirgan. Bu yerda ham 1-rasmda qayd etilganidek, IISning 1-detsilidagi oila farzandlari boshqalarga nisbatan ancha past natijani qayd qilgan hamda o’zlashtirish darajasi ikkala jins bo’yicha ham IISning 7-detsilidan boshlab o’sib bormoqda.</w:t>
      </w:r>
    </w:p>
    <w:tbl>
      <w:tblPr>
        <w:tblStyle w:val="Table"/>
        <w:tblW w:w="5000" w:type="pct"/>
        <w:tblLayout w:type="fixed"/>
        <w:tblLook w:val="0000" w:firstRow="0" w:lastRow="0" w:firstColumn="0" w:lastColumn="0" w:noHBand="0" w:noVBand="0"/>
      </w:tblPr>
      <w:tblGrid>
        <w:gridCol w:w="9905"/>
      </w:tblGrid>
      <w:tr w:rsidR="00EC05E9" w14:paraId="615E5D04" w14:textId="77777777">
        <w:tc>
          <w:tcPr>
            <w:tcW w:w="7920" w:type="dxa"/>
          </w:tcPr>
          <w:p w14:paraId="0BF8CE0C" w14:textId="77777777" w:rsidR="00EC05E9" w:rsidRDefault="00000000">
            <w:pPr>
              <w:pStyle w:val="Compact"/>
              <w:jc w:val="center"/>
            </w:pPr>
            <w:bookmarkStart w:id="29" w:name="fig-level2"/>
            <w:r>
              <w:rPr>
                <w:noProof/>
              </w:rPr>
              <w:lastRenderedPageBreak/>
              <w:drawing>
                <wp:inline distT="0" distB="0" distL="0" distR="0" wp14:anchorId="005D9B12" wp14:editId="2212A030">
                  <wp:extent cx="5334000" cy="38100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report_gen_word_files/figure-docx/fig-level2-1.png"/>
                          <pic:cNvPicPr>
                            <a:picLocks noChangeAspect="1" noChangeArrowheads="1"/>
                          </pic:cNvPicPr>
                        </pic:nvPicPr>
                        <pic:blipFill>
                          <a:blip r:embed="rId7"/>
                          <a:stretch>
                            <a:fillRect/>
                          </a:stretch>
                        </pic:blipFill>
                        <pic:spPr bwMode="auto">
                          <a:xfrm>
                            <a:off x="0" y="0"/>
                            <a:ext cx="5334000" cy="3810000"/>
                          </a:xfrm>
                          <a:prstGeom prst="rect">
                            <a:avLst/>
                          </a:prstGeom>
                          <a:noFill/>
                          <a:ln w="9525">
                            <a:noFill/>
                            <a:headEnd/>
                            <a:tailEnd/>
                          </a:ln>
                        </pic:spPr>
                      </pic:pic>
                    </a:graphicData>
                  </a:graphic>
                </wp:inline>
              </w:drawing>
            </w:r>
          </w:p>
          <w:p w14:paraId="63056772" w14:textId="77777777" w:rsidR="00EC05E9" w:rsidRDefault="00000000">
            <w:pPr>
              <w:pStyle w:val="ImageCaption"/>
              <w:spacing w:before="200"/>
            </w:pPr>
            <w:r>
              <w:t>Figure 1: 1-rasm. 2-darajaga erishgan o’quvchilar ulushi: IIS detsillari kesimida (PISA 2022, O’zbekiston)</w:t>
            </w:r>
          </w:p>
        </w:tc>
        <w:bookmarkEnd w:id="29"/>
      </w:tr>
      <w:tr w:rsidR="00EC05E9" w14:paraId="635E6CC9" w14:textId="77777777">
        <w:tc>
          <w:tcPr>
            <w:tcW w:w="7920" w:type="dxa"/>
          </w:tcPr>
          <w:p w14:paraId="7C23407C" w14:textId="77777777" w:rsidR="00EC05E9" w:rsidRDefault="00000000">
            <w:pPr>
              <w:pStyle w:val="Compact"/>
              <w:jc w:val="center"/>
            </w:pPr>
            <w:bookmarkStart w:id="30" w:name="fig-level2-rural"/>
            <w:r>
              <w:rPr>
                <w:noProof/>
              </w:rPr>
              <w:drawing>
                <wp:inline distT="0" distB="0" distL="0" distR="0" wp14:anchorId="3F981014" wp14:editId="47ADB1CC">
                  <wp:extent cx="5334000" cy="38100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report_gen_word_files/figure-docx/fig-level2-rural-1.png"/>
                          <pic:cNvPicPr>
                            <a:picLocks noChangeAspect="1" noChangeArrowheads="1"/>
                          </pic:cNvPicPr>
                        </pic:nvPicPr>
                        <pic:blipFill>
                          <a:blip r:embed="rId8"/>
                          <a:stretch>
                            <a:fillRect/>
                          </a:stretch>
                        </pic:blipFill>
                        <pic:spPr bwMode="auto">
                          <a:xfrm>
                            <a:off x="0" y="0"/>
                            <a:ext cx="5334000" cy="3810000"/>
                          </a:xfrm>
                          <a:prstGeom prst="rect">
                            <a:avLst/>
                          </a:prstGeom>
                          <a:noFill/>
                          <a:ln w="9525">
                            <a:noFill/>
                            <a:headEnd/>
                            <a:tailEnd/>
                          </a:ln>
                        </pic:spPr>
                      </pic:pic>
                    </a:graphicData>
                  </a:graphic>
                </wp:inline>
              </w:drawing>
            </w:r>
          </w:p>
          <w:p w14:paraId="6F6DD3AC" w14:textId="1CBB0BB9" w:rsidR="00EC05E9" w:rsidRDefault="00000000">
            <w:pPr>
              <w:pStyle w:val="ImageCaption"/>
              <w:spacing w:before="200"/>
            </w:pPr>
            <w:r>
              <w:lastRenderedPageBreak/>
              <w:t>Figure 2: 2-rasm. 2-darajaga erishgan o’quvchilar ulushi: aholi yashash punkti</w:t>
            </w:r>
            <w:del w:id="31" w:author="Feckro Felix" w:date="2026-02-23T17:04:00Z" w16du:dateUtc="2026-02-23T12:04:00Z">
              <w:r w:rsidDel="00431375">
                <w:delText xml:space="preserve"> tipi </w:delText>
              </w:r>
            </w:del>
            <w:ins w:id="32" w:author="Feckro Felix" w:date="2026-02-23T17:04:00Z" w16du:dateUtc="2026-02-23T12:04:00Z">
              <w:r w:rsidR="00431375">
                <w:t xml:space="preserve">turi </w:t>
              </w:r>
            </w:ins>
            <w:r>
              <w:t>kesimida</w:t>
            </w:r>
          </w:p>
        </w:tc>
        <w:bookmarkEnd w:id="30"/>
      </w:tr>
      <w:tr w:rsidR="00EC05E9" w14:paraId="7B79877E" w14:textId="77777777">
        <w:tc>
          <w:tcPr>
            <w:tcW w:w="7920" w:type="dxa"/>
          </w:tcPr>
          <w:p w14:paraId="38804C3D" w14:textId="77777777" w:rsidR="00EC05E9" w:rsidRDefault="00000000">
            <w:pPr>
              <w:pStyle w:val="Compact"/>
              <w:jc w:val="center"/>
            </w:pPr>
            <w:bookmarkStart w:id="33" w:name="fig-level2-gender"/>
            <w:r>
              <w:rPr>
                <w:noProof/>
              </w:rPr>
              <w:lastRenderedPageBreak/>
              <w:drawing>
                <wp:inline distT="0" distB="0" distL="0" distR="0" wp14:anchorId="6D8AB37A" wp14:editId="7D143D63">
                  <wp:extent cx="5334000" cy="38100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report_gen_word_files/figure-docx/fig-level2-gender-1.png"/>
                          <pic:cNvPicPr>
                            <a:picLocks noChangeAspect="1" noChangeArrowheads="1"/>
                          </pic:cNvPicPr>
                        </pic:nvPicPr>
                        <pic:blipFill>
                          <a:blip r:embed="rId9"/>
                          <a:stretch>
                            <a:fillRect/>
                          </a:stretch>
                        </pic:blipFill>
                        <pic:spPr bwMode="auto">
                          <a:xfrm>
                            <a:off x="0" y="0"/>
                            <a:ext cx="5334000" cy="3810000"/>
                          </a:xfrm>
                          <a:prstGeom prst="rect">
                            <a:avLst/>
                          </a:prstGeom>
                          <a:noFill/>
                          <a:ln w="9525">
                            <a:noFill/>
                            <a:headEnd/>
                            <a:tailEnd/>
                          </a:ln>
                        </pic:spPr>
                      </pic:pic>
                    </a:graphicData>
                  </a:graphic>
                </wp:inline>
              </w:drawing>
            </w:r>
          </w:p>
          <w:p w14:paraId="2CF9853F" w14:textId="77777777" w:rsidR="00EC05E9" w:rsidRDefault="00000000">
            <w:pPr>
              <w:pStyle w:val="ImageCaption"/>
              <w:spacing w:before="200"/>
            </w:pPr>
            <w:r>
              <w:t>Figure 3: 3-rasm. 2-darajaga erishgan o’quvchilar ulushi: jins kesimida</w:t>
            </w:r>
          </w:p>
        </w:tc>
        <w:bookmarkEnd w:id="33"/>
      </w:tr>
    </w:tbl>
    <w:p w14:paraId="004FE32A" w14:textId="77777777" w:rsidR="00EC05E9" w:rsidRDefault="00000000">
      <w:pPr>
        <w:pStyle w:val="Heading2"/>
      </w:pPr>
      <w:bookmarkStart w:id="34" w:name="_Toc222753883"/>
      <w:bookmarkStart w:id="35" w:name="sec-uy-sharoitlari"/>
      <w:bookmarkEnd w:id="16"/>
      <w:bookmarkEnd w:id="27"/>
      <w:r>
        <w:t>O’quvchilarga uyda mavjud sharoit</w:t>
      </w:r>
      <w:del w:id="36" w:author="Feckro Felix" w:date="2026-02-23T17:05:00Z" w16du:dateUtc="2026-02-23T12:05:00Z">
        <w:r w:rsidDel="00431375">
          <w:delText>lar</w:delText>
        </w:r>
      </w:del>
      <w:r>
        <w:t xml:space="preserve"> va oilaning ijtimoiy-iqtisodiy statusi</w:t>
      </w:r>
      <w:bookmarkEnd w:id="34"/>
    </w:p>
    <w:p w14:paraId="13CA7570" w14:textId="7CDDCBED" w:rsidR="00EC05E9" w:rsidRDefault="00000000">
      <w:pPr>
        <w:pStyle w:val="FirstParagraph"/>
      </w:pPr>
      <w:r>
        <w:t xml:space="preserve">O’quvchilar ta’lim olishida ularga uyda yaratib berilayotgan sharoit muhim </w:t>
      </w:r>
      <w:del w:id="37" w:author="Feckro Felix" w:date="2026-02-23T17:05:00Z" w16du:dateUtc="2026-02-23T12:05:00Z">
        <w:r w:rsidDel="00431375">
          <w:delText>ahamiyat kasb etadi</w:delText>
        </w:r>
      </w:del>
      <w:r>
        <w:t>. Ayniqsa, hozirgi zamonaviy texnologiyalar ta’limda keng qo’llanilayotgan sharoitda, o’quvchilarga uyda ta’lim olish uchun yaratib berilayotgan shart-sharoit</w:t>
      </w:r>
      <w:del w:id="38" w:author="Feckro Felix" w:date="2026-02-23T17:05:00Z" w16du:dateUtc="2026-02-23T12:05:00Z">
        <w:r w:rsidDel="00431375">
          <w:delText>lar</w:delText>
        </w:r>
      </w:del>
      <w:r>
        <w:t>ning ahamiyati yana oshdi.</w:t>
      </w:r>
    </w:p>
    <w:p w14:paraId="5907FF7C" w14:textId="77777777" w:rsidR="00EC05E9" w:rsidRDefault="00000000">
      <w:pPr>
        <w:pStyle w:val="BodyText"/>
      </w:pPr>
      <w:r>
        <w:t>PISA savolnomasi asosida quyidagi savollarga o’quvchilarning javoblari IIS detsillari bo’yicha tahlil qilindi:</w:t>
      </w:r>
    </w:p>
    <w:p w14:paraId="22E1304A" w14:textId="77777777" w:rsidR="00EC05E9" w:rsidRDefault="00000000">
      <w:pPr>
        <w:pStyle w:val="Compact"/>
        <w:numPr>
          <w:ilvl w:val="0"/>
          <w:numId w:val="3"/>
        </w:numPr>
      </w:pPr>
      <w:r>
        <w:t>O’z xonasi bormi?</w:t>
      </w:r>
    </w:p>
    <w:p w14:paraId="340656AF" w14:textId="77777777" w:rsidR="00EC05E9" w:rsidRDefault="00000000">
      <w:pPr>
        <w:pStyle w:val="Compact"/>
        <w:numPr>
          <w:ilvl w:val="0"/>
          <w:numId w:val="3"/>
        </w:numPr>
      </w:pPr>
      <w:r>
        <w:t>O’qish uchun kompyuteri (planshet, noutbuk) bormi?</w:t>
      </w:r>
    </w:p>
    <w:p w14:paraId="72383C35" w14:textId="2E650012" w:rsidR="00EC05E9" w:rsidRDefault="00000000">
      <w:pPr>
        <w:pStyle w:val="Compact"/>
        <w:numPr>
          <w:ilvl w:val="0"/>
          <w:numId w:val="3"/>
        </w:numPr>
      </w:pPr>
      <w:r>
        <w:t>Ta’lim</w:t>
      </w:r>
      <w:ins w:id="39" w:author="Feckro Felix" w:date="2026-02-23T17:27:00Z" w16du:dateUtc="2026-02-23T12:27:00Z">
        <w:r w:rsidR="00FB1D62">
          <w:t>iy</w:t>
        </w:r>
      </w:ins>
      <w:r>
        <w:t xml:space="preserve"> dastu</w:t>
      </w:r>
      <w:ins w:id="40" w:author="Feckro Felix" w:date="2026-02-23T17:27:00Z" w16du:dateUtc="2026-02-23T12:27:00Z">
        <w:r w:rsidR="00FB1D62">
          <w:t>rlardan</w:t>
        </w:r>
      </w:ins>
      <w:del w:id="41" w:author="Feckro Felix" w:date="2026-02-23T17:27:00Z" w16du:dateUtc="2026-02-23T12:27:00Z">
        <w:r w:rsidDel="00FB1D62">
          <w:delText xml:space="preserve">riy ta’minotlaridan </w:delText>
        </w:r>
      </w:del>
      <w:r>
        <w:t>foydalanadimi?</w:t>
      </w:r>
    </w:p>
    <w:p w14:paraId="726AA5C7" w14:textId="77777777" w:rsidR="00EC05E9" w:rsidRDefault="00000000">
      <w:pPr>
        <w:pStyle w:val="Compact"/>
        <w:numPr>
          <w:ilvl w:val="0"/>
          <w:numId w:val="3"/>
        </w:numPr>
      </w:pPr>
      <w:r>
        <w:t>Uyda internet bormi?</w:t>
      </w:r>
    </w:p>
    <w:tbl>
      <w:tblPr>
        <w:tblStyle w:val="Table"/>
        <w:tblW w:w="5000" w:type="pct"/>
        <w:tblLayout w:type="fixed"/>
        <w:tblLook w:val="0000" w:firstRow="0" w:lastRow="0" w:firstColumn="0" w:lastColumn="0" w:noHBand="0" w:noVBand="0"/>
      </w:tblPr>
      <w:tblGrid>
        <w:gridCol w:w="9905"/>
      </w:tblGrid>
      <w:tr w:rsidR="00EC05E9" w14:paraId="75CBA092" w14:textId="77777777">
        <w:tc>
          <w:tcPr>
            <w:tcW w:w="7920" w:type="dxa"/>
          </w:tcPr>
          <w:p w14:paraId="0066AC1F" w14:textId="77777777" w:rsidR="00EC05E9" w:rsidRDefault="00000000">
            <w:pPr>
              <w:pStyle w:val="Compact"/>
              <w:jc w:val="center"/>
            </w:pPr>
            <w:bookmarkStart w:id="42" w:name="fig-home-conditions"/>
            <w:r>
              <w:rPr>
                <w:noProof/>
              </w:rPr>
              <w:lastRenderedPageBreak/>
              <w:drawing>
                <wp:inline distT="0" distB="0" distL="0" distR="0" wp14:anchorId="0C83F8BA" wp14:editId="3DE9B17E">
                  <wp:extent cx="5334000" cy="38100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eport_gen_word_files/figure-docx/fig-home-conditions-1.png"/>
                          <pic:cNvPicPr>
                            <a:picLocks noChangeAspect="1" noChangeArrowheads="1"/>
                          </pic:cNvPicPr>
                        </pic:nvPicPr>
                        <pic:blipFill>
                          <a:blip r:embed="rId10"/>
                          <a:stretch>
                            <a:fillRect/>
                          </a:stretch>
                        </pic:blipFill>
                        <pic:spPr bwMode="auto">
                          <a:xfrm>
                            <a:off x="0" y="0"/>
                            <a:ext cx="5334000" cy="3810000"/>
                          </a:xfrm>
                          <a:prstGeom prst="rect">
                            <a:avLst/>
                          </a:prstGeom>
                          <a:noFill/>
                          <a:ln w="9525">
                            <a:noFill/>
                            <a:headEnd/>
                            <a:tailEnd/>
                          </a:ln>
                        </pic:spPr>
                      </pic:pic>
                    </a:graphicData>
                  </a:graphic>
                </wp:inline>
              </w:drawing>
            </w:r>
          </w:p>
          <w:p w14:paraId="7DE5D93B" w14:textId="3EEF7F14" w:rsidR="00EC05E9" w:rsidRDefault="00000000">
            <w:pPr>
              <w:pStyle w:val="ImageCaption"/>
              <w:spacing w:before="200"/>
            </w:pPr>
            <w:r>
              <w:t>Figure 4: 4-rasm. O’quvchilar ta’lim olishi uchun uy</w:t>
            </w:r>
            <w:ins w:id="43" w:author="Feckro Felix" w:date="2026-02-23T17:27:00Z" w16du:dateUtc="2026-02-23T12:27:00Z">
              <w:r w:rsidR="00FB1D62">
                <w:t>dagi</w:t>
              </w:r>
            </w:ins>
            <w:r>
              <w:t xml:space="preserve"> sharoit</w:t>
            </w:r>
            <w:del w:id="44" w:author="Feckro Felix" w:date="2026-02-23T17:27:00Z" w16du:dateUtc="2026-02-23T12:27:00Z">
              <w:r w:rsidDel="00FB1D62">
                <w:delText>lari</w:delText>
              </w:r>
            </w:del>
            <w:r>
              <w:t>: IIS detsillari kesimida</w:t>
            </w:r>
          </w:p>
        </w:tc>
        <w:bookmarkEnd w:id="42"/>
      </w:tr>
    </w:tbl>
    <w:p w14:paraId="1FDBFE19" w14:textId="69ACF14C" w:rsidR="00EC05E9" w:rsidRDefault="00000000">
      <w:pPr>
        <w:pStyle w:val="BodyText"/>
      </w:pPr>
      <w:r>
        <w:t xml:space="preserve">IISning 1-detsilidagi oila farzandlarining taqriban uchdan bir qismida uyida kompyuter, planshet kabi bilim olish jarayonida qo’llanishi mumkin bo’lgan elektron vositalar mavjud bo’lsa, 10-detsilda bu ko’rsatkich qariyb </w:t>
      </w:r>
      <w:r>
        <w:rPr>
          <w:b/>
          <w:bCs/>
        </w:rPr>
        <w:t>90%</w:t>
      </w:r>
      <w:r>
        <w:t>ni tashkil qiladi. Eng katta farqlar o’qish uchun kompyuterning mavjudligi, ta’lim</w:t>
      </w:r>
      <w:ins w:id="45" w:author="Feckro Felix" w:date="2026-02-23T17:28:00Z" w16du:dateUtc="2026-02-23T12:28:00Z">
        <w:r w:rsidR="00FB1D62">
          <w:t>iy</w:t>
        </w:r>
      </w:ins>
      <w:del w:id="46" w:author="Feckro Felix" w:date="2026-02-23T17:28:00Z" w16du:dateUtc="2026-02-23T12:28:00Z">
        <w:r w:rsidDel="00FB1D62">
          <w:delText>ga</w:delText>
        </w:r>
      </w:del>
      <w:r>
        <w:t xml:space="preserve"> </w:t>
      </w:r>
      <w:del w:id="47" w:author="Feckro Felix" w:date="2026-02-23T17:28:00Z" w16du:dateUtc="2026-02-23T12:28:00Z">
        <w:r w:rsidDel="00FB1D62">
          <w:delText xml:space="preserve">oid </w:delText>
        </w:r>
      </w:del>
      <w:r>
        <w:t>dastur</w:t>
      </w:r>
      <w:del w:id="48" w:author="Feckro Felix" w:date="2026-02-23T17:28:00Z" w16du:dateUtc="2026-02-23T12:28:00Z">
        <w:r w:rsidDel="00FB1D62">
          <w:delText>iy ta’minot</w:delText>
        </w:r>
      </w:del>
      <w:r>
        <w:t>lar</w:t>
      </w:r>
      <w:del w:id="49" w:author="Feckro Felix" w:date="2026-02-23T17:28:00Z" w16du:dateUtc="2026-02-23T12:28:00Z">
        <w:r w:rsidDel="00FB1D62">
          <w:delText>i</w:delText>
        </w:r>
      </w:del>
      <w:r>
        <w:t>dan foydalanish va uy internetga ulanganligida kuzatiladi. O’quvchilar uchun o’z xonasining mavjudligi IIS detsillari bo’yicha taqsimotida tengsizlik qolgan ko’rsatkichlarga nisbatan kamroq.</w:t>
      </w:r>
    </w:p>
    <w:p w14:paraId="55AFBEB3" w14:textId="77777777" w:rsidR="00EC05E9" w:rsidRDefault="00000000">
      <w:pPr>
        <w:pStyle w:val="Heading3"/>
      </w:pPr>
      <w:bookmarkStart w:id="50" w:name="_Toc222753884"/>
      <w:bookmarkStart w:id="51" w:name="X7c4a8a2b7071d58d0cc3239ebf947878731b4f4"/>
      <w:r>
        <w:lastRenderedPageBreak/>
        <w:t>Kompyuter mavjudligi: shahar/qishloq kesimida</w:t>
      </w:r>
      <w:bookmarkEnd w:id="50"/>
    </w:p>
    <w:tbl>
      <w:tblPr>
        <w:tblStyle w:val="Table"/>
        <w:tblW w:w="5000" w:type="pct"/>
        <w:tblLayout w:type="fixed"/>
        <w:tblLook w:val="0000" w:firstRow="0" w:lastRow="0" w:firstColumn="0" w:lastColumn="0" w:noHBand="0" w:noVBand="0"/>
      </w:tblPr>
      <w:tblGrid>
        <w:gridCol w:w="9905"/>
      </w:tblGrid>
      <w:tr w:rsidR="00EC05E9" w14:paraId="2B1A3F06" w14:textId="77777777">
        <w:tc>
          <w:tcPr>
            <w:tcW w:w="7920" w:type="dxa"/>
          </w:tcPr>
          <w:p w14:paraId="5233CD04" w14:textId="77777777" w:rsidR="00EC05E9" w:rsidRDefault="00000000">
            <w:pPr>
              <w:pStyle w:val="Compact"/>
              <w:jc w:val="center"/>
            </w:pPr>
            <w:bookmarkStart w:id="52" w:name="fig-computer-rural"/>
            <w:r>
              <w:rPr>
                <w:noProof/>
              </w:rPr>
              <w:drawing>
                <wp:inline distT="0" distB="0" distL="0" distR="0" wp14:anchorId="494AF1E9" wp14:editId="5B2F47E4">
                  <wp:extent cx="5334000" cy="38100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report_gen_word_files/figure-docx/fig-computer-rural-1.png"/>
                          <pic:cNvPicPr>
                            <a:picLocks noChangeAspect="1" noChangeArrowheads="1"/>
                          </pic:cNvPicPr>
                        </pic:nvPicPr>
                        <pic:blipFill>
                          <a:blip r:embed="rId11"/>
                          <a:stretch>
                            <a:fillRect/>
                          </a:stretch>
                        </pic:blipFill>
                        <pic:spPr bwMode="auto">
                          <a:xfrm>
                            <a:off x="0" y="0"/>
                            <a:ext cx="5334000" cy="3810000"/>
                          </a:xfrm>
                          <a:prstGeom prst="rect">
                            <a:avLst/>
                          </a:prstGeom>
                          <a:noFill/>
                          <a:ln w="9525">
                            <a:noFill/>
                            <a:headEnd/>
                            <a:tailEnd/>
                          </a:ln>
                        </pic:spPr>
                      </pic:pic>
                    </a:graphicData>
                  </a:graphic>
                </wp:inline>
              </w:drawing>
            </w:r>
          </w:p>
          <w:p w14:paraId="284CF330" w14:textId="64D9F02E" w:rsidR="00EC05E9" w:rsidRDefault="00000000">
            <w:pPr>
              <w:pStyle w:val="ImageCaption"/>
              <w:spacing w:before="200"/>
            </w:pPr>
            <w:r>
              <w:t xml:space="preserve">Figure 5: 5-rasm. Kompyuter mavjudligi: aholi yashash punkti </w:t>
            </w:r>
            <w:del w:id="53" w:author="Feckro Felix" w:date="2026-02-24T08:47:00Z" w16du:dateUtc="2026-02-24T03:47:00Z">
              <w:r w:rsidDel="008375A7">
                <w:delText xml:space="preserve">tipi </w:delText>
              </w:r>
            </w:del>
            <w:ins w:id="54" w:author="Feckro Felix" w:date="2026-02-24T08:47:00Z" w16du:dateUtc="2026-02-24T03:47:00Z">
              <w:r w:rsidR="008375A7">
                <w:t>turi</w:t>
              </w:r>
              <w:r w:rsidR="008375A7">
                <w:t xml:space="preserve"> </w:t>
              </w:r>
            </w:ins>
            <w:r>
              <w:t>va IIS detsillari kesimida</w:t>
            </w:r>
          </w:p>
        </w:tc>
        <w:bookmarkEnd w:id="52"/>
      </w:tr>
    </w:tbl>
    <w:p w14:paraId="28F080B4" w14:textId="4A652C30" w:rsidR="00EC05E9" w:rsidRDefault="00000000">
      <w:pPr>
        <w:pStyle w:val="BodyText"/>
      </w:pPr>
      <w:r>
        <w:rPr>
          <w:b/>
          <w:bCs/>
        </w:rPr>
        <w:t>Izoh:</w:t>
      </w:r>
      <w:r>
        <w:t xml:space="preserve"> Kompyuter mavjudligidagi farqlar aholi yashash punktlar</w:t>
      </w:r>
      <w:ins w:id="55" w:author="Feckro Felix" w:date="2026-02-24T08:47:00Z" w16du:dateUtc="2026-02-24T03:47:00Z">
        <w:r w:rsidR="00AD3D0C">
          <w:t>i</w:t>
        </w:r>
      </w:ins>
      <w:r>
        <w:t xml:space="preserve"> </w:t>
      </w:r>
      <w:del w:id="56" w:author="Feckro Felix" w:date="2026-02-24T08:47:00Z" w16du:dateUtc="2026-02-24T03:47:00Z">
        <w:r w:rsidDel="00AD3D0C">
          <w:delText xml:space="preserve">tipini </w:delText>
        </w:r>
      </w:del>
      <w:ins w:id="57" w:author="Feckro Felix" w:date="2026-02-24T08:47:00Z" w16du:dateUtc="2026-02-24T03:47:00Z">
        <w:r w:rsidR="00AD3D0C">
          <w:t>turini</w:t>
        </w:r>
        <w:r w:rsidR="00AD3D0C">
          <w:t xml:space="preserve"> </w:t>
        </w:r>
      </w:ins>
      <w:r>
        <w:t>hisobga olganda yanada oshgan: 1 va 2-detsillarda qishloqdagi o’quvchilarda kompyuterning mavjudligi shaharlik tengdoshlariga qaraganda sezilarli darajada past. 7, 8 va 9-detsillarda ham shaharda istiqomat qiluvchi o’quvchilarda kompyuter mavjudligi darajasi yuqori.</w:t>
      </w:r>
    </w:p>
    <w:p w14:paraId="2D8643B9" w14:textId="741589D4" w:rsidR="00EC05E9" w:rsidRDefault="00000000">
      <w:pPr>
        <w:pStyle w:val="Heading2"/>
      </w:pPr>
      <w:bookmarkStart w:id="58" w:name="_Toc222753885"/>
      <w:bookmarkStart w:id="59" w:name="sec-xarajatlar"/>
      <w:bookmarkEnd w:id="35"/>
      <w:bookmarkEnd w:id="51"/>
      <w:r>
        <w:t>O’quvchilar</w:t>
      </w:r>
      <w:del w:id="60" w:author="Feckro Felix" w:date="2026-02-24T08:47:00Z" w16du:dateUtc="2026-02-24T03:47:00Z">
        <w:r w:rsidDel="00E50F0D">
          <w:delText>ga</w:delText>
        </w:r>
      </w:del>
      <w:r>
        <w:t xml:space="preserve"> ta’lim olish uchun xarajatlar, oila a’zolarning o’qish jarayonidagi ishtiroki va oilaning ijtimoiy iqtisodiy ahvoli</w:t>
      </w:r>
      <w:bookmarkEnd w:id="58"/>
    </w:p>
    <w:p w14:paraId="12E0CAE1" w14:textId="7D8D840F" w:rsidR="00EC05E9" w:rsidRDefault="00000000">
      <w:pPr>
        <w:pStyle w:val="FirstParagraph"/>
      </w:pPr>
      <w:r>
        <w:t>Milliy statistika qo’mitasining 2024-yilgi Uy xo’jaligi daromadlari va xarajatlari so’rov</w:t>
      </w:r>
      <w:del w:id="61" w:author="Feckro Felix" w:date="2026-02-24T10:50:00Z" w16du:dateUtc="2026-02-24T05:50:00Z">
        <w:r w:rsidDel="002E5154">
          <w:delText>nomas</w:delText>
        </w:r>
      </w:del>
      <w:r>
        <w:t>iga ko’ra, jon boshiga daromad detsillari bo’ylab bir o’quvchiga to’g’ri keluvchi xarajatlari oshib boradi: eng quyi detsldagi oilalar bir o’quvchi uchun qiladigan xarajat eng yuqori detsildagi oilalarga qaraganda 2 barobar kam.</w:t>
      </w:r>
    </w:p>
    <w:p w14:paraId="54D3D5D4" w14:textId="2FFEF3A4" w:rsidR="00EC05E9" w:rsidRDefault="00000000">
      <w:pPr>
        <w:pStyle w:val="BodyText"/>
      </w:pPr>
      <w:r>
        <w:t xml:space="preserve">Daromad detsillari bo’ylab umumiy maktab ta’limining umumiy iste’mol xarajatlaridagi ulushi qaralganda: 2-detsildan 9-detsilgacha ko’rsatkich sezilarli darajada farq qilmaydi, ammo eng quyi detsilda maktab ta’limi xarajatlarining ulushi nisbatan ancha yuqori </w:t>
      </w:r>
      <w:ins w:id="62" w:author="Feckro Felix" w:date="2026-02-24T10:18:00Z" w16du:dateUtc="2026-02-24T05:18:00Z">
        <w:r w:rsidR="00712B9C">
          <w:t>(</w:t>
        </w:r>
      </w:ins>
      <w:r>
        <w:rPr>
          <w:b/>
          <w:bCs/>
        </w:rPr>
        <w:t>28.4%</w:t>
      </w:r>
      <w:ins w:id="63" w:author="Feckro Felix" w:date="2026-02-24T10:18:00Z" w16du:dateUtc="2026-02-24T05:18:00Z">
        <w:r w:rsidR="00712B9C">
          <w:t>)</w:t>
        </w:r>
      </w:ins>
      <w:del w:id="64" w:author="Feckro Felix" w:date="2026-02-24T10:18:00Z" w16du:dateUtc="2026-02-24T05:18:00Z">
        <w:r w:rsidDel="00712B9C">
          <w:delText xml:space="preserve"> ni tashkil qiladi</w:delText>
        </w:r>
      </w:del>
      <w:r>
        <w:t xml:space="preserve">. Eng yuqori detsilda esa, bu ko’rsatkich nisbatan kam </w:t>
      </w:r>
      <w:ins w:id="65" w:author="Feckro Felix" w:date="2026-02-24T10:18:00Z" w16du:dateUtc="2026-02-24T05:18:00Z">
        <w:r w:rsidR="00712B9C">
          <w:t>(</w:t>
        </w:r>
      </w:ins>
      <w:r>
        <w:rPr>
          <w:b/>
          <w:bCs/>
        </w:rPr>
        <w:t>14.3%</w:t>
      </w:r>
      <w:ins w:id="66" w:author="Feckro Felix" w:date="2026-02-24T10:18:00Z" w16du:dateUtc="2026-02-24T05:18:00Z">
        <w:r w:rsidR="00712B9C">
          <w:rPr>
            <w:b/>
            <w:bCs/>
          </w:rPr>
          <w:t>)</w:t>
        </w:r>
      </w:ins>
      <w:del w:id="67" w:author="Feckro Felix" w:date="2026-02-24T10:18:00Z" w16du:dateUtc="2026-02-24T05:18:00Z">
        <w:r w:rsidDel="00712B9C">
          <w:delText xml:space="preserve"> ni tashkil qiladi</w:delText>
        </w:r>
      </w:del>
      <w:r>
        <w:t>. Ya’ni daromadning boshqa detsillari (2-9-detsillar) bilan solishtirganda, daromadning quyi detsilidagi oilalarda maktab ta’limi uchun qilingan xarajatlar boshqa xarajatlarni siqib chiqarayotgan bo’lishi mumkin.</w:t>
      </w:r>
    </w:p>
    <w:tbl>
      <w:tblPr>
        <w:tblStyle w:val="Table"/>
        <w:tblW w:w="5000" w:type="pct"/>
        <w:tblLayout w:type="fixed"/>
        <w:tblLook w:val="0000" w:firstRow="0" w:lastRow="0" w:firstColumn="0" w:lastColumn="0" w:noHBand="0" w:noVBand="0"/>
      </w:tblPr>
      <w:tblGrid>
        <w:gridCol w:w="9905"/>
      </w:tblGrid>
      <w:tr w:rsidR="00EC05E9" w14:paraId="2A403CFF" w14:textId="77777777">
        <w:tc>
          <w:tcPr>
            <w:tcW w:w="7920" w:type="dxa"/>
          </w:tcPr>
          <w:p w14:paraId="5DBF19C7" w14:textId="77777777" w:rsidR="00EC05E9" w:rsidRDefault="00000000">
            <w:pPr>
              <w:pStyle w:val="Compact"/>
              <w:jc w:val="center"/>
            </w:pPr>
            <w:bookmarkStart w:id="68" w:name="fig-hbs-edu-cost"/>
            <w:r>
              <w:rPr>
                <w:noProof/>
              </w:rPr>
              <w:lastRenderedPageBreak/>
              <w:drawing>
                <wp:inline distT="0" distB="0" distL="0" distR="0" wp14:anchorId="3FE5E446" wp14:editId="7173213A">
                  <wp:extent cx="5334000" cy="38100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report_gen_word_files/figure-docx/fig-hbs-edu-cost-1.png"/>
                          <pic:cNvPicPr>
                            <a:picLocks noChangeAspect="1" noChangeArrowheads="1"/>
                          </pic:cNvPicPr>
                        </pic:nvPicPr>
                        <pic:blipFill>
                          <a:blip r:embed="rId12"/>
                          <a:stretch>
                            <a:fillRect/>
                          </a:stretch>
                        </pic:blipFill>
                        <pic:spPr bwMode="auto">
                          <a:xfrm>
                            <a:off x="0" y="0"/>
                            <a:ext cx="5334000" cy="3810000"/>
                          </a:xfrm>
                          <a:prstGeom prst="rect">
                            <a:avLst/>
                          </a:prstGeom>
                          <a:noFill/>
                          <a:ln w="9525">
                            <a:noFill/>
                            <a:headEnd/>
                            <a:tailEnd/>
                          </a:ln>
                        </pic:spPr>
                      </pic:pic>
                    </a:graphicData>
                  </a:graphic>
                </wp:inline>
              </w:drawing>
            </w:r>
          </w:p>
          <w:p w14:paraId="074CD97D" w14:textId="2391DFA0" w:rsidR="00EC05E9" w:rsidRDefault="00000000">
            <w:pPr>
              <w:pStyle w:val="ImageCaption"/>
              <w:spacing w:before="200"/>
            </w:pPr>
            <w:r>
              <w:t>Figure 6: 6-rasm. Bir o’quvchiga to’g’ri keluvchi o’rtacha ta’lim xarajati (Uy xo’jaligi daromadlari va xarajatlari so’rov</w:t>
            </w:r>
            <w:del w:id="69" w:author="Feckro Felix" w:date="2026-02-24T10:19:00Z" w16du:dateUtc="2026-02-24T05:19:00Z">
              <w:r w:rsidDel="00712B9C">
                <w:delText>nomas</w:delText>
              </w:r>
            </w:del>
            <w:r>
              <w:t>i, 2024)</w:t>
            </w:r>
          </w:p>
        </w:tc>
        <w:bookmarkEnd w:id="68"/>
      </w:tr>
      <w:tr w:rsidR="00EC05E9" w14:paraId="47241474" w14:textId="77777777">
        <w:tc>
          <w:tcPr>
            <w:tcW w:w="7920" w:type="dxa"/>
          </w:tcPr>
          <w:p w14:paraId="7D70B908" w14:textId="77777777" w:rsidR="00EC05E9" w:rsidRDefault="00000000">
            <w:pPr>
              <w:pStyle w:val="Compact"/>
              <w:jc w:val="center"/>
            </w:pPr>
            <w:bookmarkStart w:id="70" w:name="fig-hbs-edu-ratio"/>
            <w:r>
              <w:rPr>
                <w:noProof/>
              </w:rPr>
              <w:drawing>
                <wp:inline distT="0" distB="0" distL="0" distR="0" wp14:anchorId="68CE9911" wp14:editId="58D309B3">
                  <wp:extent cx="5334000" cy="38100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report_gen_word_files/figure-docx/fig-hbs-edu-ratio-1.png"/>
                          <pic:cNvPicPr>
                            <a:picLocks noChangeAspect="1" noChangeArrowheads="1"/>
                          </pic:cNvPicPr>
                        </pic:nvPicPr>
                        <pic:blipFill>
                          <a:blip r:embed="rId13"/>
                          <a:stretch>
                            <a:fillRect/>
                          </a:stretch>
                        </pic:blipFill>
                        <pic:spPr bwMode="auto">
                          <a:xfrm>
                            <a:off x="0" y="0"/>
                            <a:ext cx="5334000" cy="3810000"/>
                          </a:xfrm>
                          <a:prstGeom prst="rect">
                            <a:avLst/>
                          </a:prstGeom>
                          <a:noFill/>
                          <a:ln w="9525">
                            <a:noFill/>
                            <a:headEnd/>
                            <a:tailEnd/>
                          </a:ln>
                        </pic:spPr>
                      </pic:pic>
                    </a:graphicData>
                  </a:graphic>
                </wp:inline>
              </w:drawing>
            </w:r>
          </w:p>
          <w:p w14:paraId="68776329" w14:textId="4C92829E" w:rsidR="00EC05E9" w:rsidRDefault="00000000">
            <w:pPr>
              <w:pStyle w:val="ImageCaption"/>
              <w:spacing w:before="200"/>
            </w:pPr>
            <w:r>
              <w:t xml:space="preserve">Figure 7: 6-rasm (davomi). Ta’lim xarajatlarining iste’mol xarajatlaridagi ulushi (Uy xo’jaligi </w:t>
            </w:r>
            <w:r>
              <w:lastRenderedPageBreak/>
              <w:t>daromadlari va xarajatlari so’rov</w:t>
            </w:r>
            <w:del w:id="71" w:author="Feckro Felix" w:date="2026-02-24T10:51:00Z" w16du:dateUtc="2026-02-24T05:51:00Z">
              <w:r w:rsidDel="002E5154">
                <w:delText>nomas</w:delText>
              </w:r>
            </w:del>
            <w:r>
              <w:t>i, 2024)</w:t>
            </w:r>
          </w:p>
        </w:tc>
        <w:bookmarkEnd w:id="70"/>
      </w:tr>
    </w:tbl>
    <w:p w14:paraId="4E3189F2" w14:textId="77777777" w:rsidR="00EC05E9" w:rsidRDefault="00000000">
      <w:pPr>
        <w:pStyle w:val="BodyText"/>
      </w:pPr>
      <w:r>
        <w:rPr>
          <w:i/>
          <w:iCs/>
        </w:rPr>
        <w:lastRenderedPageBreak/>
        <w:t>Ko’rsatkichlar bir oy uchun berilgan</w:t>
      </w:r>
    </w:p>
    <w:p w14:paraId="5D85E0A7" w14:textId="0B123E6C" w:rsidR="00EC05E9" w:rsidRDefault="00000000">
      <w:pPr>
        <w:pStyle w:val="BodyText"/>
      </w:pPr>
      <w:r>
        <w:t xml:space="preserve">Ta’lim xarajatlarining jinsiga ko’ra qiyoslansa: o’g’il bolalarga va qiz bolalarga qilingan xarajatlar o’rtasida sezilarli farq yo’q (1-Ilova). Lekin, aholi yashash punktlari </w:t>
      </w:r>
      <w:del w:id="72" w:author="Feckro Felix" w:date="2026-02-24T10:51:00Z" w16du:dateUtc="2026-02-24T05:51:00Z">
        <w:r w:rsidDel="00AA5884">
          <w:delText xml:space="preserve">tipiga </w:delText>
        </w:r>
      </w:del>
      <w:ins w:id="73" w:author="Feckro Felix" w:date="2026-02-24T10:51:00Z" w16du:dateUtc="2026-02-24T05:51:00Z">
        <w:r w:rsidR="00AA5884">
          <w:t>turi</w:t>
        </w:r>
        <w:r w:rsidR="00AA5884">
          <w:t xml:space="preserve">ga </w:t>
        </w:r>
      </w:ins>
      <w:r>
        <w:t>ko’ra solishtirilsa, shaharda yashovchi o’quvchilarga qilingan xarajatlar qishloq hududida yashovchi o’quvchilarga nisbatan daromadning barcha detsillari bo’ylab sezilarli darajada yuqori, hamda ushbu farq daromad detsillari oshgani sari o’sib boradi (1-Ilova).</w:t>
      </w:r>
    </w:p>
    <w:p w14:paraId="74085B67" w14:textId="30563117" w:rsidR="00EC05E9" w:rsidRDefault="00000000">
      <w:pPr>
        <w:pStyle w:val="BodyText"/>
      </w:pPr>
      <w:r>
        <w:t>O’quvchilarning akademik o’zlashtirishining muhim omillaridan biri bu o’quvchilarning o’qish jarayonida oila a’zolarning ishtiroki hisoblanadi. UNICEF hamda Milliy Statistika Qo’mitasi tomonidan o’tkazilgan multiindikator klaster kuzatuvi (MICS) so’rov</w:t>
      </w:r>
      <w:del w:id="74" w:author="Feckro Felix" w:date="2026-02-24T10:51:00Z" w16du:dateUtc="2026-02-24T05:51:00Z">
        <w:r w:rsidDel="00450955">
          <w:delText>nomas</w:delText>
        </w:r>
      </w:del>
      <w:r>
        <w:t>i asosida to’rtta asosiy ko’rsatkich tahlil qilindi: uyda bolalar kitoblari soni, uy vazifasiga yordam berish darajasi, maktab yig’ilishlarida qatnashish va o’qituvchilar bilan bolalarning o’zlashtirishini muhokama qilish (2-Ilova).</w:t>
      </w:r>
    </w:p>
    <w:p w14:paraId="7FA77E78" w14:textId="77777777" w:rsidR="00EC05E9" w:rsidRDefault="00000000">
      <w:pPr>
        <w:pStyle w:val="BodyText"/>
      </w:pPr>
      <w:r>
        <w:t>Natijalar shuni ko’rsatadiki, ota-onalarning ta’lim jarayonidagi ishtiroki umuman olganda yuqori va farovonlik detsillari bo’ylab sezilarli darajada farq qilmaydi. Maktab yig’ilishlarida qatnashish va o’qituvchilar bilan suhbatlar barcha detsillarda 90–100% atrofida bo’lib, bu ijtimoiy-iqtisodiy holatdan qat’i nazar rasmiy maktab faoliyatida deyarli universal ishtirokni ko’rsatadi. Ota-onalarning ta’limdagi ishtirokini ko’rsatuvchi boshqa ko’rsatkichlar ham yuqori va farovonlik detsillari bo’ylab sezilarli darajada farq qilmaydi. O’g’il bolalar qizlarga qaraganda biroz ko’proq uy vazifasiga yordam oladi, ammo boshqa ko’rsatkichlarda o’quvchilarning jinsiga bog’liq farqlar yo’q. Xuddi shunday, shahar va qishloq xo’jaliklari barcha o’lchovlar bo’yicha o’xshash darajadagi ota-onalar jalb etilishini namoyish etadi. Umuman olganda, ushbu topilmalar O’zbekiston ta’limda ota-onalarning ishtirok etish darajasi nisbatan tekis taqsimlanganini ko’rsatadi.</w:t>
      </w:r>
    </w:p>
    <w:p w14:paraId="57ABABC4" w14:textId="77777777" w:rsidR="00EC05E9" w:rsidRDefault="00000000">
      <w:pPr>
        <w:pStyle w:val="Heading2"/>
      </w:pPr>
      <w:bookmarkStart w:id="75" w:name="_Toc222753886"/>
      <w:bookmarkStart w:id="76" w:name="sec-oaxaca"/>
      <w:bookmarkEnd w:id="59"/>
      <w:r>
        <w:t>Yuqori iqtisodiy farovonlikka ega bo’lgan hamda quyi iqtisodiy farovonlikka ega bo’lgan oiladagi o’quvchilarning o’zlashtirish darajasidagi farqlarni tushuntirishda maktabdagi ta’lim sifatining ahamiyati</w:t>
      </w:r>
      <w:bookmarkEnd w:id="75"/>
    </w:p>
    <w:p w14:paraId="6FE966E0" w14:textId="77777777" w:rsidR="00EC05E9" w:rsidRDefault="00000000">
      <w:pPr>
        <w:pStyle w:val="FirstParagraph"/>
      </w:pPr>
      <w:r>
        <w:t>Ma’lumki, o’quvchilarning o’zlashtirishidagi yana bir muhim omil bu maktabdagi ta’lim sifati hisoblanadi. Tadqiqotning ushbu qismida, nisbatan farovonligi yuqori va nisbatan farovonligi past oilalardagi o’quvchilarning o’zlashtirishadigi farqlarni tushuntirishda maktabdagi ta’lim sifatining ahamiyati o’rganiladi</w:t>
      </w:r>
      <w:r>
        <w:rPr>
          <w:rStyle w:val="FootnoteReference"/>
        </w:rPr>
        <w:footnoteReference w:id="1"/>
      </w:r>
      <w:r>
        <w:t>.</w:t>
      </w:r>
    </w:p>
    <w:p w14:paraId="681C960F" w14:textId="77777777" w:rsidR="00EC05E9" w:rsidRDefault="00000000">
      <w:pPr>
        <w:pStyle w:val="BodyText"/>
      </w:pPr>
      <w:r>
        <w:t>Buning uchun Oaxaka-Blaynder (ingliz tilida Oaxaca-Blinder) dekompozitsiya usuli</w:t>
      </w:r>
      <w:r>
        <w:rPr>
          <w:rStyle w:val="FootnoteReference"/>
        </w:rPr>
        <w:footnoteReference w:id="2"/>
      </w:r>
      <w:r>
        <w:t xml:space="preserve"> yordamida maktabdagi ta’lim sifatining o’zlashtirishdagi farqlarga hissasini baholash mumkin. Bunda boy </w:t>
      </w:r>
      <w:r>
        <w:lastRenderedPageBreak/>
        <w:t>va kambag’al oilalardagi o’quvchilarning matematika fanidan o’zlashtirish darajasidagi farqlarga e’tibor beriladi.</w:t>
      </w:r>
    </w:p>
    <w:tbl>
      <w:tblPr>
        <w:tblStyle w:val="Table"/>
        <w:tblW w:w="5000" w:type="pct"/>
        <w:tblLayout w:type="fixed"/>
        <w:tblLook w:val="0000" w:firstRow="0" w:lastRow="0" w:firstColumn="0" w:lastColumn="0" w:noHBand="0" w:noVBand="0"/>
      </w:tblPr>
      <w:tblGrid>
        <w:gridCol w:w="9905"/>
      </w:tblGrid>
      <w:tr w:rsidR="00EC05E9" w14:paraId="0F882FBE" w14:textId="77777777">
        <w:tc>
          <w:tcPr>
            <w:tcW w:w="7920" w:type="dxa"/>
          </w:tcPr>
          <w:p w14:paraId="2BB5B2DD" w14:textId="77777777" w:rsidR="00EC05E9" w:rsidRDefault="00000000">
            <w:pPr>
              <w:pStyle w:val="Compact"/>
              <w:jc w:val="center"/>
            </w:pPr>
            <w:bookmarkStart w:id="77" w:name="fig-oaxaca"/>
            <w:r>
              <w:rPr>
                <w:noProof/>
              </w:rPr>
              <w:drawing>
                <wp:inline distT="0" distB="0" distL="0" distR="0" wp14:anchorId="332800C7" wp14:editId="20B2A996">
                  <wp:extent cx="5334000" cy="38100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report_gen_word_files/figure-docx/fig-oaxaca-1.png"/>
                          <pic:cNvPicPr>
                            <a:picLocks noChangeAspect="1" noChangeArrowheads="1"/>
                          </pic:cNvPicPr>
                        </pic:nvPicPr>
                        <pic:blipFill>
                          <a:blip r:embed="rId14"/>
                          <a:stretch>
                            <a:fillRect/>
                          </a:stretch>
                        </pic:blipFill>
                        <pic:spPr bwMode="auto">
                          <a:xfrm>
                            <a:off x="0" y="0"/>
                            <a:ext cx="5334000" cy="3810000"/>
                          </a:xfrm>
                          <a:prstGeom prst="rect">
                            <a:avLst/>
                          </a:prstGeom>
                          <a:noFill/>
                          <a:ln w="9525">
                            <a:noFill/>
                            <a:headEnd/>
                            <a:tailEnd/>
                          </a:ln>
                        </pic:spPr>
                      </pic:pic>
                    </a:graphicData>
                  </a:graphic>
                </wp:inline>
              </w:drawing>
            </w:r>
          </w:p>
          <w:p w14:paraId="749B93F6" w14:textId="77777777" w:rsidR="00EC05E9" w:rsidRDefault="00000000">
            <w:pPr>
              <w:pStyle w:val="ImageCaption"/>
              <w:spacing w:before="200"/>
            </w:pPr>
            <w:r>
              <w:t>Figure 8: 7-rasm. Oaxaka-Blaynder dekompozitsiyasi</w:t>
            </w:r>
          </w:p>
        </w:tc>
        <w:bookmarkEnd w:id="77"/>
      </w:tr>
    </w:tbl>
    <w:p w14:paraId="769C4ABC" w14:textId="68B701E3" w:rsidR="00EC05E9" w:rsidRDefault="00000000">
      <w:pPr>
        <w:pStyle w:val="BodyText"/>
      </w:pPr>
      <w:r>
        <w:rPr>
          <w:b/>
          <w:bCs/>
        </w:rPr>
        <w:t>Asosiy natija:</w:t>
      </w:r>
      <w:r>
        <w:t xml:space="preserve"> Tahlil natijalariga ko’ra, boy va kambag’al oilalardagi o’quvchilarning o’zlashtirish darajasidagi farqlar asosan maktabdagi ta’lim sifati darajasi (matematikadan o’rtacha o’zlashtirish) farqlar bilan tushuntirish mumkin. Xususan, PISA so’rov</w:t>
      </w:r>
      <w:del w:id="78" w:author="Feckro Felix" w:date="2026-02-24T10:55:00Z" w16du:dateUtc="2026-02-24T05:55:00Z">
        <w:r w:rsidDel="00FA4A81">
          <w:delText>nomas</w:delText>
        </w:r>
      </w:del>
      <w:r>
        <w:t xml:space="preserve">iga ko’ra, boy va kambag’al oilalardagi o’quvchilarning matematika fanidan o’zlashtirish darajasidagi o’rtacha </w:t>
      </w:r>
      <w:r>
        <w:rPr>
          <w:b/>
          <w:bCs/>
        </w:rPr>
        <w:t>27.8 ball</w:t>
      </w:r>
      <w:r>
        <w:t xml:space="preserve">ni tashkil qilgan bo’lsa, ushbu farqning qariyb </w:t>
      </w:r>
      <w:r>
        <w:rPr>
          <w:b/>
          <w:bCs/>
        </w:rPr>
        <w:t>50%ga yaqini</w:t>
      </w:r>
      <w:r>
        <w:t xml:space="preserve"> maktabdagi ta’lim sifati bilan tushuntirilishi mumkin.</w:t>
      </w:r>
    </w:p>
    <w:p w14:paraId="64EC0FC5" w14:textId="6EF7E2E1" w:rsidR="00EC05E9" w:rsidRDefault="00000000">
      <w:pPr>
        <w:pStyle w:val="BodyText"/>
      </w:pPr>
      <w:r>
        <w:t xml:space="preserve">Tahlilning yana bir muhim natijalaridan biri bu boy va kambag’al oilalardagi o’quvchilar o’rtasidagi farqlar qishloqdagi o’quvchilarning nisbatan yuqori o’zlashtirishi hisobiga kamaymoqda. Demak, shaharda yashovchi o’quvchilarning qishloqdagi o’quvchilarga nisbatan yaxshi o’zlashtiriyotgani haqida tavsifiy natijalar aslida aholi yashash punkti </w:t>
      </w:r>
      <w:del w:id="79" w:author="Feckro Felix" w:date="2026-02-24T10:56:00Z" w16du:dateUtc="2026-02-24T05:56:00Z">
        <w:r w:rsidDel="00D17337">
          <w:delText xml:space="preserve">tipidan </w:delText>
        </w:r>
      </w:del>
      <w:ins w:id="80" w:author="Feckro Felix" w:date="2026-02-24T10:56:00Z" w16du:dateUtc="2026-02-24T05:56:00Z">
        <w:r w:rsidR="00D17337">
          <w:t>turi</w:t>
        </w:r>
        <w:r w:rsidR="00D17337">
          <w:t xml:space="preserve">dan </w:t>
        </w:r>
      </w:ins>
      <w:r>
        <w:t>boshqa omillarning notekis taqsimlanganligi tufayli bo’lishi mumkin.</w:t>
      </w:r>
    </w:p>
    <w:p w14:paraId="4F25F3F9" w14:textId="77777777" w:rsidR="00EC05E9" w:rsidRDefault="00000000">
      <w:pPr>
        <w:pStyle w:val="Heading1"/>
      </w:pPr>
      <w:bookmarkStart w:id="81" w:name="_Toc222753887"/>
      <w:bookmarkStart w:id="82" w:name="sec-xulosa"/>
      <w:bookmarkEnd w:id="14"/>
      <w:bookmarkEnd w:id="76"/>
      <w:r>
        <w:lastRenderedPageBreak/>
        <w:t>3. Xulosa</w:t>
      </w:r>
      <w:bookmarkEnd w:id="81"/>
    </w:p>
    <w:p w14:paraId="7E0D7783" w14:textId="4DF294C0" w:rsidR="00EC05E9" w:rsidRDefault="00000000">
      <w:pPr>
        <w:pStyle w:val="FirstParagraph"/>
      </w:pPr>
      <w:r>
        <w:t>Tadqiqot natijalari O’zbekistonda ta’lim va kambag’allik o’rtasida kuchli bog’liqlik mavjudigiga ishora qiladi. Oilaning ijtimoiy-iqtisodiy statusiga qarab taqqoslanganda, yuqori daromadli oilalarning farzandlari past daromadli oilalarning farzandlariga nisbatan yaxshiroq o’zlashtirish ko’rsatkichlariga erishgan. Aholi yashash punkti va o’quvchilarning jinsini hisobga olib solishtirilganda ham akademik o’zlashtirishda nisbatan yuqori ijtimoiy-iqtisodiy statusga ega oiladagi o’quvchilar nisbatan ijtimoiy-iqtisodiy statusi quyiroq tengdoshlariga nisbatan yaxshiroq ko’rsatkichlarga ega bo’lishgan. Ushbu farqlarni tushuntir</w:t>
      </w:r>
      <w:del w:id="83" w:author="Feckro Felix" w:date="2026-02-24T10:56:00Z" w16du:dateUtc="2026-02-24T05:56:00Z">
        <w:r w:rsidDel="008459CA">
          <w:delText>o</w:delText>
        </w:r>
      </w:del>
      <w:r>
        <w:t>uvchi omillardan biri bu o’quvchilarning har xil ta’lim sharo</w:t>
      </w:r>
      <w:ins w:id="84" w:author="Feckro Felix" w:date="2026-02-24T10:56:00Z" w16du:dateUtc="2026-02-24T05:56:00Z">
        <w:r w:rsidR="00607F96">
          <w:t>i</w:t>
        </w:r>
      </w:ins>
      <w:del w:id="85" w:author="Feckro Felix" w:date="2026-02-24T10:56:00Z" w16du:dateUtc="2026-02-24T05:56:00Z">
        <w:r w:rsidDel="00607F96">
          <w:delText>ti</w:delText>
        </w:r>
      </w:del>
      <w:r>
        <w:t>tiga ega ekanliklari bo’lishi mumkin. Taqqoslanayotgan ikki toifa o’quvchilar o’rtasidagi o’zlashtirishdagi farqlar magnitudasiga ta’sir qiluvchi omillar tahlil qilinganda, o’quvchilar o’rtasidagi o’zlashtirish darajasidagi farqning asosiy qismi maktabdagi ta’lim sifati bilan tushuntiriladi. Shu bilan birga, ota-onalarning ta’lim jarayonidagi faol ishtiroki barcha ijtimoiy-iqtisodiy guruhlarda nisbatan teng darajada.</w:t>
      </w:r>
    </w:p>
    <w:p w14:paraId="65AED78C" w14:textId="77777777" w:rsidR="00EC05E9" w:rsidRDefault="00000000">
      <w:pPr>
        <w:pStyle w:val="BodyText"/>
      </w:pPr>
      <w:r>
        <w:t xml:space="preserve">Umuman olganda, nisbatan quyi ijtimoiy-iqtisodiy statusga ega oila farzandlari o’rtacha o’zlashtirish ko’rsatkichi past bo’lgan maktablarda ta’lim olayotganini hisobga olish lozim. Shu ma’noda, o’rtacha akademik ko’rsatkichlari past bo’lgan maktablarda ta’lim sifatini yaxshilash nafaqat ta’lim tizimi islohoti sifatida balki </w:t>
      </w:r>
      <w:r>
        <w:rPr>
          <w:b/>
          <w:bCs/>
        </w:rPr>
        <w:t>ijtimoiy himoya</w:t>
      </w:r>
      <w:r>
        <w:t xml:space="preserve"> siyosati sifatida ham muhim hisoblanadi. Mavjud qonunchilikka ko’ra daromad past aholi farzandlari uchun ta’lim imtiyozlari mavjud. Masalan, O’zbekiston Respublikasi Prezidentining 2025-yil 26-dekabrdagi 258-sonli farmoniga ko’ra, Ijtimoiy </w:t>
      </w:r>
      <w:del w:id="86" w:author="Feckro Felix" w:date="2026-02-24T10:59:00Z" w16du:dateUtc="2026-02-24T05:59:00Z">
        <w:r w:rsidDel="00E56215">
          <w:delText>reyestrga</w:delText>
        </w:r>
      </w:del>
      <w:r>
        <w:t xml:space="preserve"> kiritilgan oila farzandlari uchun 12 xil ta’limga oid imtiyozlar ko’zda tutilgan (3-Ilova). Bu imtiyozlarning tizimli tadbiq etilishini ko’rsatuvchi yagona monitoring platformasini yaratish maqsadga muvofiq. Bu platforma oila farzandlari uchun ta’lim imtiyozlaridan foydalanish darajasini hududlar va aholining boshqa demografik ko’rsatkichlari kesimida foydalanish darajasini kuzatish mumkin bo’ladi.</w:t>
      </w:r>
    </w:p>
    <w:p w14:paraId="7F8FF28B" w14:textId="77777777" w:rsidR="00EC05E9" w:rsidRDefault="00000000">
      <w:pPr>
        <w:pStyle w:val="Heading1"/>
      </w:pPr>
      <w:bookmarkStart w:id="87" w:name="_Toc222753888"/>
      <w:bookmarkStart w:id="88" w:name="sec-ilovalar"/>
      <w:bookmarkEnd w:id="82"/>
      <w:r>
        <w:lastRenderedPageBreak/>
        <w:t>4. Ilovalar</w:t>
      </w:r>
      <w:bookmarkEnd w:id="87"/>
    </w:p>
    <w:p w14:paraId="5058B2C9" w14:textId="77777777" w:rsidR="00EC05E9" w:rsidRDefault="00000000">
      <w:pPr>
        <w:pStyle w:val="Heading2"/>
      </w:pPr>
      <w:bookmarkStart w:id="89" w:name="_Toc222753889"/>
      <w:bookmarkStart w:id="90" w:name="sec-ilova-1"/>
      <w:r>
        <w:t>1-Ilova: HBS Ta’lim xarajatlari</w:t>
      </w:r>
      <w:bookmarkEnd w:id="89"/>
    </w:p>
    <w:p w14:paraId="75CF9F42" w14:textId="77777777" w:rsidR="00EC05E9" w:rsidRDefault="00000000">
      <w:pPr>
        <w:pStyle w:val="Heading3"/>
      </w:pPr>
      <w:bookmarkStart w:id="91" w:name="_Toc222753890"/>
      <w:bookmarkStart w:id="92" w:name="talim-xarajatlari-jins-kesimida"/>
      <w:r>
        <w:t>1.1. Ta’lim xarajatlari: jins kesimida</w:t>
      </w:r>
      <w:bookmarkEnd w:id="91"/>
    </w:p>
    <w:tbl>
      <w:tblPr>
        <w:tblStyle w:val="Table"/>
        <w:tblW w:w="5000" w:type="pct"/>
        <w:tblLayout w:type="fixed"/>
        <w:tblLook w:val="0000" w:firstRow="0" w:lastRow="0" w:firstColumn="0" w:lastColumn="0" w:noHBand="0" w:noVBand="0"/>
      </w:tblPr>
      <w:tblGrid>
        <w:gridCol w:w="9905"/>
      </w:tblGrid>
      <w:tr w:rsidR="00EC05E9" w14:paraId="4781FFE8" w14:textId="77777777">
        <w:tc>
          <w:tcPr>
            <w:tcW w:w="7920" w:type="dxa"/>
          </w:tcPr>
          <w:p w14:paraId="391DA9CD" w14:textId="77777777" w:rsidR="00EC05E9" w:rsidRDefault="00000000">
            <w:pPr>
              <w:pStyle w:val="Compact"/>
              <w:jc w:val="center"/>
            </w:pPr>
            <w:bookmarkStart w:id="93" w:name="fig-hbs-gender"/>
            <w:r>
              <w:rPr>
                <w:noProof/>
              </w:rPr>
              <w:drawing>
                <wp:inline distT="0" distB="0" distL="0" distR="0" wp14:anchorId="0120AA6D" wp14:editId="5D36BD49">
                  <wp:extent cx="5334000" cy="38100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report_gen_word_files/figure-docx/fig-hbs-gender-1.png"/>
                          <pic:cNvPicPr>
                            <a:picLocks noChangeAspect="1" noChangeArrowheads="1"/>
                          </pic:cNvPicPr>
                        </pic:nvPicPr>
                        <pic:blipFill>
                          <a:blip r:embed="rId15"/>
                          <a:stretch>
                            <a:fillRect/>
                          </a:stretch>
                        </pic:blipFill>
                        <pic:spPr bwMode="auto">
                          <a:xfrm>
                            <a:off x="0" y="0"/>
                            <a:ext cx="5334000" cy="3810000"/>
                          </a:xfrm>
                          <a:prstGeom prst="rect">
                            <a:avLst/>
                          </a:prstGeom>
                          <a:noFill/>
                          <a:ln w="9525">
                            <a:noFill/>
                            <a:headEnd/>
                            <a:tailEnd/>
                          </a:ln>
                        </pic:spPr>
                      </pic:pic>
                    </a:graphicData>
                  </a:graphic>
                </wp:inline>
              </w:drawing>
            </w:r>
          </w:p>
          <w:p w14:paraId="4207FD02" w14:textId="1EF452A8" w:rsidR="00EC05E9" w:rsidRDefault="00000000">
            <w:pPr>
              <w:pStyle w:val="ImageCaption"/>
              <w:spacing w:before="200"/>
            </w:pPr>
            <w:r>
              <w:t>Figure 9: 8-rasm. Bir o’quvchiga to’g’ri keluvchi o’rtacha ta’lim xarajati: jon boshiga daromad detsillari va jins kesimida (Uy xo’jaligi daromadlari va xarajatlari so’rov</w:t>
            </w:r>
            <w:del w:id="94" w:author="Feckro Felix" w:date="2026-02-24T10:54:00Z" w16du:dateUtc="2026-02-24T05:54:00Z">
              <w:r w:rsidDel="00FA4A81">
                <w:delText>nomas</w:delText>
              </w:r>
            </w:del>
            <w:r>
              <w:t>i, 2024)</w:t>
            </w:r>
          </w:p>
        </w:tc>
        <w:bookmarkEnd w:id="93"/>
      </w:tr>
    </w:tbl>
    <w:p w14:paraId="61433A60" w14:textId="77777777" w:rsidR="00EC05E9" w:rsidRDefault="00000000">
      <w:pPr>
        <w:pStyle w:val="Heading3"/>
      </w:pPr>
      <w:bookmarkStart w:id="95" w:name="_Toc222753891"/>
      <w:bookmarkStart w:id="96" w:name="talim-xarajatlari-shaharqishloq-kesimida"/>
      <w:bookmarkEnd w:id="92"/>
      <w:r>
        <w:lastRenderedPageBreak/>
        <w:t>1.2. Ta’lim xarajatlari: shahar/qishloq kesimida</w:t>
      </w:r>
      <w:bookmarkEnd w:id="95"/>
    </w:p>
    <w:tbl>
      <w:tblPr>
        <w:tblStyle w:val="Table"/>
        <w:tblW w:w="5000" w:type="pct"/>
        <w:tblLayout w:type="fixed"/>
        <w:tblLook w:val="0000" w:firstRow="0" w:lastRow="0" w:firstColumn="0" w:lastColumn="0" w:noHBand="0" w:noVBand="0"/>
      </w:tblPr>
      <w:tblGrid>
        <w:gridCol w:w="9905"/>
      </w:tblGrid>
      <w:tr w:rsidR="00EC05E9" w14:paraId="3F168708" w14:textId="77777777">
        <w:tc>
          <w:tcPr>
            <w:tcW w:w="7920" w:type="dxa"/>
          </w:tcPr>
          <w:p w14:paraId="6B235F92" w14:textId="77777777" w:rsidR="00EC05E9" w:rsidRDefault="00000000">
            <w:pPr>
              <w:pStyle w:val="Compact"/>
              <w:jc w:val="center"/>
            </w:pPr>
            <w:bookmarkStart w:id="97" w:name="fig-hbs-ur"/>
            <w:r>
              <w:rPr>
                <w:noProof/>
              </w:rPr>
              <w:drawing>
                <wp:inline distT="0" distB="0" distL="0" distR="0" wp14:anchorId="18088160" wp14:editId="1957F560">
                  <wp:extent cx="5334000" cy="38100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report_gen_word_files/figure-docx/fig-hbs-ur-1.png"/>
                          <pic:cNvPicPr>
                            <a:picLocks noChangeAspect="1" noChangeArrowheads="1"/>
                          </pic:cNvPicPr>
                        </pic:nvPicPr>
                        <pic:blipFill>
                          <a:blip r:embed="rId16"/>
                          <a:stretch>
                            <a:fillRect/>
                          </a:stretch>
                        </pic:blipFill>
                        <pic:spPr bwMode="auto">
                          <a:xfrm>
                            <a:off x="0" y="0"/>
                            <a:ext cx="5334000" cy="3810000"/>
                          </a:xfrm>
                          <a:prstGeom prst="rect">
                            <a:avLst/>
                          </a:prstGeom>
                          <a:noFill/>
                          <a:ln w="9525">
                            <a:noFill/>
                            <a:headEnd/>
                            <a:tailEnd/>
                          </a:ln>
                        </pic:spPr>
                      </pic:pic>
                    </a:graphicData>
                  </a:graphic>
                </wp:inline>
              </w:drawing>
            </w:r>
          </w:p>
          <w:p w14:paraId="4716570E" w14:textId="1609A4B5" w:rsidR="00EC05E9" w:rsidRDefault="00000000">
            <w:pPr>
              <w:pStyle w:val="ImageCaption"/>
              <w:spacing w:before="200"/>
            </w:pPr>
            <w:r>
              <w:t>Figure 10: 9-rasm. Bir o’quvchiga to’g’ri keluvchi o’rtacha ta’lim xarajati: jon boshiga daromad detsillari va aholi yashash punkti tipi kesimida (Uy xo’jaligi daromadlari va xarajatlari so’rov</w:t>
            </w:r>
            <w:del w:id="98" w:author="Feckro Felix" w:date="2026-02-24T10:54:00Z" w16du:dateUtc="2026-02-24T05:54:00Z">
              <w:r w:rsidDel="00FA4A81">
                <w:delText>nomas</w:delText>
              </w:r>
            </w:del>
            <w:r>
              <w:t>i, 2024)</w:t>
            </w:r>
          </w:p>
        </w:tc>
        <w:bookmarkEnd w:id="97"/>
      </w:tr>
    </w:tbl>
    <w:p w14:paraId="5E471AAA" w14:textId="5F95157A" w:rsidR="00EC05E9" w:rsidRDefault="00000000">
      <w:pPr>
        <w:pStyle w:val="Heading3"/>
      </w:pPr>
      <w:bookmarkStart w:id="99" w:name="_Toc222753892"/>
      <w:bookmarkStart w:id="100" w:name="Xb5f36823755b7052a6c1630631e49783819656e"/>
      <w:bookmarkEnd w:id="96"/>
      <w:r>
        <w:lastRenderedPageBreak/>
        <w:t xml:space="preserve">1.3. Darslik va </w:t>
      </w:r>
      <w:del w:id="101" w:author="Feckro Felix" w:date="2026-02-24T10:57:00Z" w16du:dateUtc="2026-02-24T05:57:00Z">
        <w:r w:rsidDel="003F7E89">
          <w:delText xml:space="preserve">kantselyariya </w:delText>
        </w:r>
      </w:del>
      <w:ins w:id="102" w:author="Feckro Felix" w:date="2026-02-24T10:57:00Z" w16du:dateUtc="2026-02-24T05:57:00Z">
        <w:r w:rsidR="003F7E89">
          <w:t>o‘quv qurollari</w:t>
        </w:r>
        <w:r w:rsidR="003F7E89">
          <w:t xml:space="preserve"> </w:t>
        </w:r>
      </w:ins>
      <w:r>
        <w:t>xarajatlari: shahar/qishloq kesimida</w:t>
      </w:r>
      <w:bookmarkEnd w:id="99"/>
    </w:p>
    <w:tbl>
      <w:tblPr>
        <w:tblStyle w:val="Table"/>
        <w:tblW w:w="5000" w:type="pct"/>
        <w:tblLayout w:type="fixed"/>
        <w:tblLook w:val="0000" w:firstRow="0" w:lastRow="0" w:firstColumn="0" w:lastColumn="0" w:noHBand="0" w:noVBand="0"/>
      </w:tblPr>
      <w:tblGrid>
        <w:gridCol w:w="9905"/>
      </w:tblGrid>
      <w:tr w:rsidR="00EC05E9" w14:paraId="3F2B223D" w14:textId="77777777">
        <w:tc>
          <w:tcPr>
            <w:tcW w:w="7920" w:type="dxa"/>
          </w:tcPr>
          <w:p w14:paraId="68D6E703" w14:textId="77777777" w:rsidR="00EC05E9" w:rsidRDefault="00000000">
            <w:pPr>
              <w:pStyle w:val="Compact"/>
              <w:jc w:val="center"/>
            </w:pPr>
            <w:bookmarkStart w:id="103" w:name="fig-hbs-text"/>
            <w:r>
              <w:rPr>
                <w:noProof/>
              </w:rPr>
              <w:drawing>
                <wp:inline distT="0" distB="0" distL="0" distR="0" wp14:anchorId="5E6D31E0" wp14:editId="1E1F3B97">
                  <wp:extent cx="5334000" cy="381000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report_gen_word_files/figure-docx/fig-hbs-text-1.png"/>
                          <pic:cNvPicPr>
                            <a:picLocks noChangeAspect="1" noChangeArrowheads="1"/>
                          </pic:cNvPicPr>
                        </pic:nvPicPr>
                        <pic:blipFill>
                          <a:blip r:embed="rId17"/>
                          <a:stretch>
                            <a:fillRect/>
                          </a:stretch>
                        </pic:blipFill>
                        <pic:spPr bwMode="auto">
                          <a:xfrm>
                            <a:off x="0" y="0"/>
                            <a:ext cx="5334000" cy="3810000"/>
                          </a:xfrm>
                          <a:prstGeom prst="rect">
                            <a:avLst/>
                          </a:prstGeom>
                          <a:noFill/>
                          <a:ln w="9525">
                            <a:noFill/>
                            <a:headEnd/>
                            <a:tailEnd/>
                          </a:ln>
                        </pic:spPr>
                      </pic:pic>
                    </a:graphicData>
                  </a:graphic>
                </wp:inline>
              </w:drawing>
            </w:r>
          </w:p>
          <w:p w14:paraId="17695694" w14:textId="6C24D8E1" w:rsidR="00EC05E9" w:rsidRDefault="00000000">
            <w:pPr>
              <w:pStyle w:val="ImageCaption"/>
              <w:spacing w:before="200"/>
            </w:pPr>
            <w:r>
              <w:t xml:space="preserve">Figure 11: 10-rasm. Darslik va </w:t>
            </w:r>
            <w:del w:id="104" w:author="Feckro Felix" w:date="2026-02-24T10:58:00Z" w16du:dateUtc="2026-02-24T05:58:00Z">
              <w:r w:rsidDel="000E7016">
                <w:delText xml:space="preserve">kantselyariya </w:delText>
              </w:r>
            </w:del>
            <w:ins w:id="105" w:author="Feckro Felix" w:date="2026-02-24T10:58:00Z" w16du:dateUtc="2026-02-24T05:58:00Z">
              <w:r w:rsidR="000E7016">
                <w:t>o’quv qurollari</w:t>
              </w:r>
              <w:r w:rsidR="000E7016">
                <w:t xml:space="preserve"> </w:t>
              </w:r>
            </w:ins>
            <w:r>
              <w:t>xarajatlari: jon boshiga daromad detsillari va aholi yashash punkti tipi kesimida (Uy xo’jaligi daromadlari va xarajatlari so’rov</w:t>
            </w:r>
            <w:del w:id="106" w:author="Feckro Felix" w:date="2026-02-24T10:54:00Z" w16du:dateUtc="2026-02-24T05:54:00Z">
              <w:r w:rsidDel="00FA4A81">
                <w:delText>nomas</w:delText>
              </w:r>
            </w:del>
            <w:r>
              <w:t>i, 2024)</w:t>
            </w:r>
          </w:p>
        </w:tc>
        <w:bookmarkEnd w:id="103"/>
      </w:tr>
    </w:tbl>
    <w:p w14:paraId="74CD5A05" w14:textId="77777777" w:rsidR="00EC05E9" w:rsidRDefault="00000000">
      <w:pPr>
        <w:pStyle w:val="Heading2"/>
      </w:pPr>
      <w:bookmarkStart w:id="107" w:name="_Toc222753893"/>
      <w:bookmarkStart w:id="108" w:name="sec-ilova-2"/>
      <w:bookmarkEnd w:id="90"/>
      <w:bookmarkEnd w:id="100"/>
      <w:r>
        <w:t>2-Ilova: MICS Ma’lumotlari Tahlili</w:t>
      </w:r>
      <w:bookmarkEnd w:id="107"/>
    </w:p>
    <w:p w14:paraId="0503662F" w14:textId="77777777" w:rsidR="00EC05E9" w:rsidRDefault="00000000">
      <w:pPr>
        <w:pStyle w:val="Heading3"/>
      </w:pPr>
      <w:bookmarkStart w:id="109" w:name="_Toc222753894"/>
      <w:bookmarkStart w:id="110" w:name="X50d22c24eb33a0ba13be2269bb88e6660707780"/>
      <w:r>
        <w:t>Farovonlik detsillari bo’yicha asosiy ko’rsatkichlar</w:t>
      </w:r>
      <w:bookmarkEnd w:id="109"/>
    </w:p>
    <w:p w14:paraId="6E73CFFF" w14:textId="77777777" w:rsidR="00EC05E9" w:rsidRDefault="00000000">
      <w:pPr>
        <w:pStyle w:val="FirstParagraph"/>
      </w:pPr>
      <w:r>
        <w:rPr>
          <w:b/>
          <w:bCs/>
        </w:rPr>
        <w:t>Kitoblar soni</w:t>
      </w:r>
    </w:p>
    <w:tbl>
      <w:tblPr>
        <w:tblStyle w:val="Table"/>
        <w:tblW w:w="5000" w:type="pct"/>
        <w:tblLayout w:type="fixed"/>
        <w:tblLook w:val="0000" w:firstRow="0" w:lastRow="0" w:firstColumn="0" w:lastColumn="0" w:noHBand="0" w:noVBand="0"/>
      </w:tblPr>
      <w:tblGrid>
        <w:gridCol w:w="9905"/>
      </w:tblGrid>
      <w:tr w:rsidR="00EC05E9" w14:paraId="422BCBC2" w14:textId="77777777">
        <w:tc>
          <w:tcPr>
            <w:tcW w:w="7920" w:type="dxa"/>
          </w:tcPr>
          <w:p w14:paraId="6BFF48F1" w14:textId="77777777" w:rsidR="00EC05E9" w:rsidRDefault="00000000">
            <w:pPr>
              <w:pStyle w:val="Compact"/>
              <w:jc w:val="center"/>
            </w:pPr>
            <w:bookmarkStart w:id="111" w:name="fig-books"/>
            <w:r>
              <w:rPr>
                <w:noProof/>
              </w:rPr>
              <w:lastRenderedPageBreak/>
              <w:drawing>
                <wp:inline distT="0" distB="0" distL="0" distR="0" wp14:anchorId="2F3DC1D6" wp14:editId="6F41E822">
                  <wp:extent cx="5334000" cy="38100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report_gen_word_files/figure-docx/fig-books-1.png"/>
                          <pic:cNvPicPr>
                            <a:picLocks noChangeAspect="1" noChangeArrowheads="1"/>
                          </pic:cNvPicPr>
                        </pic:nvPicPr>
                        <pic:blipFill>
                          <a:blip r:embed="rId18"/>
                          <a:stretch>
                            <a:fillRect/>
                          </a:stretch>
                        </pic:blipFill>
                        <pic:spPr bwMode="auto">
                          <a:xfrm>
                            <a:off x="0" y="0"/>
                            <a:ext cx="5334000" cy="3810000"/>
                          </a:xfrm>
                          <a:prstGeom prst="rect">
                            <a:avLst/>
                          </a:prstGeom>
                          <a:noFill/>
                          <a:ln w="9525">
                            <a:noFill/>
                            <a:headEnd/>
                            <a:tailEnd/>
                          </a:ln>
                        </pic:spPr>
                      </pic:pic>
                    </a:graphicData>
                  </a:graphic>
                </wp:inline>
              </w:drawing>
            </w:r>
          </w:p>
          <w:p w14:paraId="3B9E478D" w14:textId="77777777" w:rsidR="00EC05E9" w:rsidRDefault="00000000">
            <w:pPr>
              <w:pStyle w:val="ImageCaption"/>
              <w:spacing w:before="200"/>
            </w:pPr>
            <w:r>
              <w:t>Figure 12: 11-rasm. Kitoblarning o’rtacha soni</w:t>
            </w:r>
          </w:p>
        </w:tc>
        <w:bookmarkEnd w:id="111"/>
      </w:tr>
    </w:tbl>
    <w:p w14:paraId="25349BA8" w14:textId="77777777" w:rsidR="00EC05E9" w:rsidRDefault="00000000">
      <w:pPr>
        <w:pStyle w:val="BodyText"/>
      </w:pPr>
      <w:r>
        <w:rPr>
          <w:b/>
          <w:bCs/>
        </w:rPr>
        <w:t>Uy vazifasiga yordam</w:t>
      </w:r>
    </w:p>
    <w:tbl>
      <w:tblPr>
        <w:tblStyle w:val="Table"/>
        <w:tblW w:w="5000" w:type="pct"/>
        <w:tblLayout w:type="fixed"/>
        <w:tblLook w:val="0000" w:firstRow="0" w:lastRow="0" w:firstColumn="0" w:lastColumn="0" w:noHBand="0" w:noVBand="0"/>
      </w:tblPr>
      <w:tblGrid>
        <w:gridCol w:w="9905"/>
      </w:tblGrid>
      <w:tr w:rsidR="00EC05E9" w14:paraId="048161CF" w14:textId="77777777">
        <w:tc>
          <w:tcPr>
            <w:tcW w:w="7920" w:type="dxa"/>
          </w:tcPr>
          <w:p w14:paraId="6E444F20" w14:textId="77777777" w:rsidR="00EC05E9" w:rsidRDefault="00000000">
            <w:pPr>
              <w:pStyle w:val="Compact"/>
              <w:jc w:val="center"/>
            </w:pPr>
            <w:bookmarkStart w:id="112" w:name="fig-help"/>
            <w:r>
              <w:rPr>
                <w:noProof/>
              </w:rPr>
              <w:drawing>
                <wp:inline distT="0" distB="0" distL="0" distR="0" wp14:anchorId="4E7365CC" wp14:editId="3C153048">
                  <wp:extent cx="5334000" cy="381000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report_gen_word_files/figure-docx/fig-help-1.png"/>
                          <pic:cNvPicPr>
                            <a:picLocks noChangeAspect="1" noChangeArrowheads="1"/>
                          </pic:cNvPicPr>
                        </pic:nvPicPr>
                        <pic:blipFill>
                          <a:blip r:embed="rId19"/>
                          <a:stretch>
                            <a:fillRect/>
                          </a:stretch>
                        </pic:blipFill>
                        <pic:spPr bwMode="auto">
                          <a:xfrm>
                            <a:off x="0" y="0"/>
                            <a:ext cx="5334000" cy="3810000"/>
                          </a:xfrm>
                          <a:prstGeom prst="rect">
                            <a:avLst/>
                          </a:prstGeom>
                          <a:noFill/>
                          <a:ln w="9525">
                            <a:noFill/>
                            <a:headEnd/>
                            <a:tailEnd/>
                          </a:ln>
                        </pic:spPr>
                      </pic:pic>
                    </a:graphicData>
                  </a:graphic>
                </wp:inline>
              </w:drawing>
            </w:r>
          </w:p>
          <w:p w14:paraId="4D9C6953" w14:textId="77777777" w:rsidR="00EC05E9" w:rsidRDefault="00000000">
            <w:pPr>
              <w:pStyle w:val="ImageCaption"/>
              <w:spacing w:before="200"/>
            </w:pPr>
            <w:r>
              <w:lastRenderedPageBreak/>
              <w:t>Figure 13: 12-rasm. Uy vazifasiga yordam berish darajasi</w:t>
            </w:r>
          </w:p>
        </w:tc>
        <w:bookmarkEnd w:id="112"/>
      </w:tr>
    </w:tbl>
    <w:p w14:paraId="7291EEB4" w14:textId="77777777" w:rsidR="00EC05E9" w:rsidRDefault="00000000">
      <w:pPr>
        <w:pStyle w:val="BodyText"/>
      </w:pPr>
      <w:r>
        <w:rPr>
          <w:b/>
          <w:bCs/>
        </w:rPr>
        <w:lastRenderedPageBreak/>
        <w:t>Yig’ilishda qatnashish</w:t>
      </w:r>
    </w:p>
    <w:tbl>
      <w:tblPr>
        <w:tblStyle w:val="Table"/>
        <w:tblW w:w="5000" w:type="pct"/>
        <w:tblLayout w:type="fixed"/>
        <w:tblLook w:val="0000" w:firstRow="0" w:lastRow="0" w:firstColumn="0" w:lastColumn="0" w:noHBand="0" w:noVBand="0"/>
      </w:tblPr>
      <w:tblGrid>
        <w:gridCol w:w="9905"/>
      </w:tblGrid>
      <w:tr w:rsidR="00EC05E9" w14:paraId="01D6ECFF" w14:textId="77777777">
        <w:tc>
          <w:tcPr>
            <w:tcW w:w="7920" w:type="dxa"/>
          </w:tcPr>
          <w:p w14:paraId="637F6B8C" w14:textId="77777777" w:rsidR="00EC05E9" w:rsidRDefault="00000000">
            <w:pPr>
              <w:pStyle w:val="Compact"/>
              <w:jc w:val="center"/>
            </w:pPr>
            <w:bookmarkStart w:id="113" w:name="fig-meeting"/>
            <w:r>
              <w:rPr>
                <w:noProof/>
              </w:rPr>
              <w:drawing>
                <wp:inline distT="0" distB="0" distL="0" distR="0" wp14:anchorId="13EA0696" wp14:editId="140B6676">
                  <wp:extent cx="5334000" cy="3810000"/>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report_gen_word_files/figure-docx/fig-meeting-1.png"/>
                          <pic:cNvPicPr>
                            <a:picLocks noChangeAspect="1" noChangeArrowheads="1"/>
                          </pic:cNvPicPr>
                        </pic:nvPicPr>
                        <pic:blipFill>
                          <a:blip r:embed="rId20"/>
                          <a:stretch>
                            <a:fillRect/>
                          </a:stretch>
                        </pic:blipFill>
                        <pic:spPr bwMode="auto">
                          <a:xfrm>
                            <a:off x="0" y="0"/>
                            <a:ext cx="5334000" cy="3810000"/>
                          </a:xfrm>
                          <a:prstGeom prst="rect">
                            <a:avLst/>
                          </a:prstGeom>
                          <a:noFill/>
                          <a:ln w="9525">
                            <a:noFill/>
                            <a:headEnd/>
                            <a:tailEnd/>
                          </a:ln>
                        </pic:spPr>
                      </pic:pic>
                    </a:graphicData>
                  </a:graphic>
                </wp:inline>
              </w:drawing>
            </w:r>
          </w:p>
          <w:p w14:paraId="2A4DB2F3" w14:textId="77777777" w:rsidR="00EC05E9" w:rsidRDefault="00000000">
            <w:pPr>
              <w:pStyle w:val="ImageCaption"/>
              <w:spacing w:before="200"/>
            </w:pPr>
            <w:r>
              <w:t>Figure 14: 13-rasm. Maktab yig’ilishida qatnashish darajasi</w:t>
            </w:r>
          </w:p>
        </w:tc>
        <w:bookmarkEnd w:id="113"/>
      </w:tr>
    </w:tbl>
    <w:p w14:paraId="2D4EA883" w14:textId="77777777" w:rsidR="00EC05E9" w:rsidRDefault="00000000">
      <w:pPr>
        <w:pStyle w:val="BodyText"/>
      </w:pPr>
      <w:r>
        <w:rPr>
          <w:b/>
          <w:bCs/>
        </w:rPr>
        <w:t>Progress muhokamasi</w:t>
      </w:r>
    </w:p>
    <w:tbl>
      <w:tblPr>
        <w:tblStyle w:val="Table"/>
        <w:tblW w:w="5000" w:type="pct"/>
        <w:tblLayout w:type="fixed"/>
        <w:tblLook w:val="0000" w:firstRow="0" w:lastRow="0" w:firstColumn="0" w:lastColumn="0" w:noHBand="0" w:noVBand="0"/>
      </w:tblPr>
      <w:tblGrid>
        <w:gridCol w:w="9905"/>
      </w:tblGrid>
      <w:tr w:rsidR="00EC05E9" w14:paraId="5D60A0F3" w14:textId="77777777">
        <w:tc>
          <w:tcPr>
            <w:tcW w:w="7920" w:type="dxa"/>
          </w:tcPr>
          <w:p w14:paraId="3DA37412" w14:textId="77777777" w:rsidR="00EC05E9" w:rsidRDefault="00000000">
            <w:pPr>
              <w:pStyle w:val="Compact"/>
              <w:jc w:val="center"/>
            </w:pPr>
            <w:bookmarkStart w:id="114" w:name="fig-progress"/>
            <w:r>
              <w:rPr>
                <w:noProof/>
              </w:rPr>
              <w:lastRenderedPageBreak/>
              <w:drawing>
                <wp:inline distT="0" distB="0" distL="0" distR="0" wp14:anchorId="146678AA" wp14:editId="3A2FC349">
                  <wp:extent cx="5334000" cy="381000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report_gen_word_files/figure-docx/fig-progress-1.png"/>
                          <pic:cNvPicPr>
                            <a:picLocks noChangeAspect="1" noChangeArrowheads="1"/>
                          </pic:cNvPicPr>
                        </pic:nvPicPr>
                        <pic:blipFill>
                          <a:blip r:embed="rId21"/>
                          <a:stretch>
                            <a:fillRect/>
                          </a:stretch>
                        </pic:blipFill>
                        <pic:spPr bwMode="auto">
                          <a:xfrm>
                            <a:off x="0" y="0"/>
                            <a:ext cx="5334000" cy="3810000"/>
                          </a:xfrm>
                          <a:prstGeom prst="rect">
                            <a:avLst/>
                          </a:prstGeom>
                          <a:noFill/>
                          <a:ln w="9525">
                            <a:noFill/>
                            <a:headEnd/>
                            <a:tailEnd/>
                          </a:ln>
                        </pic:spPr>
                      </pic:pic>
                    </a:graphicData>
                  </a:graphic>
                </wp:inline>
              </w:drawing>
            </w:r>
          </w:p>
          <w:p w14:paraId="42A8B626" w14:textId="77777777" w:rsidR="00EC05E9" w:rsidRDefault="00000000">
            <w:pPr>
              <w:pStyle w:val="ImageCaption"/>
              <w:spacing w:before="200"/>
            </w:pPr>
            <w:r>
              <w:t>Figure 15: 14-rasm. Bola progressini muhokama qilish</w:t>
            </w:r>
          </w:p>
        </w:tc>
        <w:bookmarkEnd w:id="114"/>
      </w:tr>
    </w:tbl>
    <w:p w14:paraId="5F0B7F9D" w14:textId="77777777" w:rsidR="00EC05E9" w:rsidRDefault="00000000">
      <w:pPr>
        <w:pStyle w:val="BodyText"/>
      </w:pPr>
      <w:r>
        <w:rPr>
          <w:b/>
          <w:bCs/>
        </w:rPr>
        <w:t>Barcha ko’rsatkichlar</w:t>
      </w:r>
    </w:p>
    <w:tbl>
      <w:tblPr>
        <w:tblStyle w:val="Table"/>
        <w:tblW w:w="5000" w:type="pct"/>
        <w:tblLayout w:type="fixed"/>
        <w:tblLook w:val="0000" w:firstRow="0" w:lastRow="0" w:firstColumn="0" w:lastColumn="0" w:noHBand="0" w:noVBand="0"/>
      </w:tblPr>
      <w:tblGrid>
        <w:gridCol w:w="9905"/>
      </w:tblGrid>
      <w:tr w:rsidR="00EC05E9" w14:paraId="3EBE9A9A" w14:textId="77777777">
        <w:tc>
          <w:tcPr>
            <w:tcW w:w="7920" w:type="dxa"/>
          </w:tcPr>
          <w:p w14:paraId="572B951B" w14:textId="77777777" w:rsidR="00EC05E9" w:rsidRDefault="00000000">
            <w:pPr>
              <w:pStyle w:val="Compact"/>
              <w:jc w:val="center"/>
            </w:pPr>
            <w:bookmarkStart w:id="115" w:name="fig-all-mics"/>
            <w:r>
              <w:rPr>
                <w:noProof/>
              </w:rPr>
              <w:drawing>
                <wp:inline distT="0" distB="0" distL="0" distR="0" wp14:anchorId="5563A3D5" wp14:editId="6A90F3D3">
                  <wp:extent cx="5334000" cy="381000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report_gen_word_files/figure-docx/fig-all-mics-1.png"/>
                          <pic:cNvPicPr>
                            <a:picLocks noChangeAspect="1" noChangeArrowheads="1"/>
                          </pic:cNvPicPr>
                        </pic:nvPicPr>
                        <pic:blipFill>
                          <a:blip r:embed="rId22"/>
                          <a:stretch>
                            <a:fillRect/>
                          </a:stretch>
                        </pic:blipFill>
                        <pic:spPr bwMode="auto">
                          <a:xfrm>
                            <a:off x="0" y="0"/>
                            <a:ext cx="5334000" cy="3810000"/>
                          </a:xfrm>
                          <a:prstGeom prst="rect">
                            <a:avLst/>
                          </a:prstGeom>
                          <a:noFill/>
                          <a:ln w="9525">
                            <a:noFill/>
                            <a:headEnd/>
                            <a:tailEnd/>
                          </a:ln>
                        </pic:spPr>
                      </pic:pic>
                    </a:graphicData>
                  </a:graphic>
                </wp:inline>
              </w:drawing>
            </w:r>
          </w:p>
          <w:p w14:paraId="3E041C4D" w14:textId="77777777" w:rsidR="00EC05E9" w:rsidRDefault="00000000">
            <w:pPr>
              <w:pStyle w:val="ImageCaption"/>
              <w:spacing w:before="200"/>
            </w:pPr>
            <w:r>
              <w:lastRenderedPageBreak/>
              <w:t>Figure 16: 15-rasm. Barcha MICS ko’rsatkichlari birgalikda</w:t>
            </w:r>
          </w:p>
        </w:tc>
        <w:bookmarkEnd w:id="115"/>
      </w:tr>
    </w:tbl>
    <w:p w14:paraId="313DDD9D" w14:textId="77777777" w:rsidR="00EC05E9" w:rsidRDefault="00000000">
      <w:pPr>
        <w:pStyle w:val="Heading3"/>
      </w:pPr>
      <w:bookmarkStart w:id="116" w:name="_Toc222753895"/>
      <w:bookmarkStart w:id="117" w:name="jins-boyicha-tahlil"/>
      <w:bookmarkEnd w:id="110"/>
      <w:r>
        <w:lastRenderedPageBreak/>
        <w:t>Jins bo’yicha tahlil</w:t>
      </w:r>
      <w:bookmarkEnd w:id="116"/>
    </w:p>
    <w:p w14:paraId="2D6B9771" w14:textId="77777777" w:rsidR="00EC05E9" w:rsidRDefault="00000000">
      <w:pPr>
        <w:pStyle w:val="FirstParagraph"/>
      </w:pPr>
      <w:r>
        <w:rPr>
          <w:b/>
          <w:bCs/>
        </w:rPr>
        <w:t>Kitoblar</w:t>
      </w:r>
    </w:p>
    <w:tbl>
      <w:tblPr>
        <w:tblStyle w:val="Table"/>
        <w:tblW w:w="5000" w:type="pct"/>
        <w:tblLayout w:type="fixed"/>
        <w:tblLook w:val="0000" w:firstRow="0" w:lastRow="0" w:firstColumn="0" w:lastColumn="0" w:noHBand="0" w:noVBand="0"/>
      </w:tblPr>
      <w:tblGrid>
        <w:gridCol w:w="9905"/>
      </w:tblGrid>
      <w:tr w:rsidR="00EC05E9" w14:paraId="2E497B19" w14:textId="77777777">
        <w:tc>
          <w:tcPr>
            <w:tcW w:w="7920" w:type="dxa"/>
          </w:tcPr>
          <w:p w14:paraId="139DA7DD" w14:textId="77777777" w:rsidR="00EC05E9" w:rsidRDefault="00000000">
            <w:pPr>
              <w:pStyle w:val="Compact"/>
              <w:jc w:val="center"/>
            </w:pPr>
            <w:bookmarkStart w:id="118" w:name="fig-books-gender"/>
            <w:r>
              <w:rPr>
                <w:noProof/>
              </w:rPr>
              <w:drawing>
                <wp:inline distT="0" distB="0" distL="0" distR="0" wp14:anchorId="55E6D080" wp14:editId="12D99917">
                  <wp:extent cx="5334000" cy="3810000"/>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report_gen_word_files/figure-docx/fig-books-gender-1.png"/>
                          <pic:cNvPicPr>
                            <a:picLocks noChangeAspect="1" noChangeArrowheads="1"/>
                          </pic:cNvPicPr>
                        </pic:nvPicPr>
                        <pic:blipFill>
                          <a:blip r:embed="rId23"/>
                          <a:stretch>
                            <a:fillRect/>
                          </a:stretch>
                        </pic:blipFill>
                        <pic:spPr bwMode="auto">
                          <a:xfrm>
                            <a:off x="0" y="0"/>
                            <a:ext cx="5334000" cy="3810000"/>
                          </a:xfrm>
                          <a:prstGeom prst="rect">
                            <a:avLst/>
                          </a:prstGeom>
                          <a:noFill/>
                          <a:ln w="9525">
                            <a:noFill/>
                            <a:headEnd/>
                            <a:tailEnd/>
                          </a:ln>
                        </pic:spPr>
                      </pic:pic>
                    </a:graphicData>
                  </a:graphic>
                </wp:inline>
              </w:drawing>
            </w:r>
          </w:p>
          <w:p w14:paraId="223D8CA6" w14:textId="77777777" w:rsidR="00EC05E9" w:rsidRDefault="00000000">
            <w:pPr>
              <w:pStyle w:val="ImageCaption"/>
              <w:spacing w:before="200"/>
            </w:pPr>
            <w:r>
              <w:t>Figure 17</w:t>
            </w:r>
          </w:p>
        </w:tc>
        <w:bookmarkEnd w:id="118"/>
      </w:tr>
    </w:tbl>
    <w:p w14:paraId="540429CD" w14:textId="77777777" w:rsidR="00EC05E9" w:rsidRDefault="00000000">
      <w:pPr>
        <w:pStyle w:val="BodyText"/>
      </w:pPr>
      <w:r>
        <w:rPr>
          <w:b/>
          <w:bCs/>
        </w:rPr>
        <w:t>Yordam</w:t>
      </w:r>
    </w:p>
    <w:tbl>
      <w:tblPr>
        <w:tblStyle w:val="Table"/>
        <w:tblW w:w="5000" w:type="pct"/>
        <w:tblLayout w:type="fixed"/>
        <w:tblLook w:val="0000" w:firstRow="0" w:lastRow="0" w:firstColumn="0" w:lastColumn="0" w:noHBand="0" w:noVBand="0"/>
      </w:tblPr>
      <w:tblGrid>
        <w:gridCol w:w="9905"/>
      </w:tblGrid>
      <w:tr w:rsidR="00EC05E9" w14:paraId="7C2111B2" w14:textId="77777777">
        <w:tc>
          <w:tcPr>
            <w:tcW w:w="7920" w:type="dxa"/>
          </w:tcPr>
          <w:p w14:paraId="3EC46E65" w14:textId="77777777" w:rsidR="00EC05E9" w:rsidRDefault="00000000">
            <w:pPr>
              <w:pStyle w:val="Compact"/>
              <w:jc w:val="center"/>
            </w:pPr>
            <w:bookmarkStart w:id="119" w:name="fig-help-gender"/>
            <w:r>
              <w:rPr>
                <w:noProof/>
              </w:rPr>
              <w:lastRenderedPageBreak/>
              <w:drawing>
                <wp:inline distT="0" distB="0" distL="0" distR="0" wp14:anchorId="40D2D1FC" wp14:editId="72CE8716">
                  <wp:extent cx="5334000" cy="3810000"/>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report_gen_word_files/figure-docx/fig-help-gender-1.png"/>
                          <pic:cNvPicPr>
                            <a:picLocks noChangeAspect="1" noChangeArrowheads="1"/>
                          </pic:cNvPicPr>
                        </pic:nvPicPr>
                        <pic:blipFill>
                          <a:blip r:embed="rId24"/>
                          <a:stretch>
                            <a:fillRect/>
                          </a:stretch>
                        </pic:blipFill>
                        <pic:spPr bwMode="auto">
                          <a:xfrm>
                            <a:off x="0" y="0"/>
                            <a:ext cx="5334000" cy="3810000"/>
                          </a:xfrm>
                          <a:prstGeom prst="rect">
                            <a:avLst/>
                          </a:prstGeom>
                          <a:noFill/>
                          <a:ln w="9525">
                            <a:noFill/>
                            <a:headEnd/>
                            <a:tailEnd/>
                          </a:ln>
                        </pic:spPr>
                      </pic:pic>
                    </a:graphicData>
                  </a:graphic>
                </wp:inline>
              </w:drawing>
            </w:r>
          </w:p>
          <w:p w14:paraId="10CBF921" w14:textId="77777777" w:rsidR="00EC05E9" w:rsidRDefault="00000000">
            <w:pPr>
              <w:pStyle w:val="ImageCaption"/>
              <w:spacing w:before="200"/>
            </w:pPr>
            <w:r>
              <w:t>Figure 18</w:t>
            </w:r>
          </w:p>
        </w:tc>
        <w:bookmarkEnd w:id="119"/>
      </w:tr>
    </w:tbl>
    <w:p w14:paraId="1BB0C809" w14:textId="77777777" w:rsidR="00EC05E9" w:rsidRDefault="00000000">
      <w:pPr>
        <w:pStyle w:val="BodyText"/>
      </w:pPr>
      <w:r>
        <w:rPr>
          <w:b/>
          <w:bCs/>
        </w:rPr>
        <w:t>Yig’ilish</w:t>
      </w:r>
    </w:p>
    <w:tbl>
      <w:tblPr>
        <w:tblStyle w:val="Table"/>
        <w:tblW w:w="5000" w:type="pct"/>
        <w:tblLayout w:type="fixed"/>
        <w:tblLook w:val="0000" w:firstRow="0" w:lastRow="0" w:firstColumn="0" w:lastColumn="0" w:noHBand="0" w:noVBand="0"/>
      </w:tblPr>
      <w:tblGrid>
        <w:gridCol w:w="9905"/>
      </w:tblGrid>
      <w:tr w:rsidR="00EC05E9" w14:paraId="6224C691" w14:textId="77777777">
        <w:tc>
          <w:tcPr>
            <w:tcW w:w="7920" w:type="dxa"/>
          </w:tcPr>
          <w:p w14:paraId="67F6CA2C" w14:textId="77777777" w:rsidR="00EC05E9" w:rsidRDefault="00000000">
            <w:pPr>
              <w:pStyle w:val="Compact"/>
              <w:jc w:val="center"/>
            </w:pPr>
            <w:bookmarkStart w:id="120" w:name="fig-meeting-gender"/>
            <w:r>
              <w:rPr>
                <w:noProof/>
              </w:rPr>
              <w:drawing>
                <wp:inline distT="0" distB="0" distL="0" distR="0" wp14:anchorId="78214F53" wp14:editId="30ED1891">
                  <wp:extent cx="5334000" cy="381000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report_gen_word_files/figure-docx/fig-meeting-gender-1.png"/>
                          <pic:cNvPicPr>
                            <a:picLocks noChangeAspect="1" noChangeArrowheads="1"/>
                          </pic:cNvPicPr>
                        </pic:nvPicPr>
                        <pic:blipFill>
                          <a:blip r:embed="rId25"/>
                          <a:stretch>
                            <a:fillRect/>
                          </a:stretch>
                        </pic:blipFill>
                        <pic:spPr bwMode="auto">
                          <a:xfrm>
                            <a:off x="0" y="0"/>
                            <a:ext cx="5334000" cy="3810000"/>
                          </a:xfrm>
                          <a:prstGeom prst="rect">
                            <a:avLst/>
                          </a:prstGeom>
                          <a:noFill/>
                          <a:ln w="9525">
                            <a:noFill/>
                            <a:headEnd/>
                            <a:tailEnd/>
                          </a:ln>
                        </pic:spPr>
                      </pic:pic>
                    </a:graphicData>
                  </a:graphic>
                </wp:inline>
              </w:drawing>
            </w:r>
          </w:p>
          <w:p w14:paraId="01B6F013" w14:textId="77777777" w:rsidR="00EC05E9" w:rsidRDefault="00000000">
            <w:pPr>
              <w:pStyle w:val="ImageCaption"/>
              <w:spacing w:before="200"/>
            </w:pPr>
            <w:r>
              <w:lastRenderedPageBreak/>
              <w:t>Figure 19</w:t>
            </w:r>
          </w:p>
        </w:tc>
        <w:bookmarkEnd w:id="120"/>
      </w:tr>
    </w:tbl>
    <w:p w14:paraId="37E29553" w14:textId="77777777" w:rsidR="00EC05E9" w:rsidRDefault="00000000">
      <w:pPr>
        <w:pStyle w:val="BodyText"/>
      </w:pPr>
      <w:r>
        <w:rPr>
          <w:b/>
          <w:bCs/>
        </w:rPr>
        <w:lastRenderedPageBreak/>
        <w:t>Progress</w:t>
      </w:r>
    </w:p>
    <w:tbl>
      <w:tblPr>
        <w:tblStyle w:val="Table"/>
        <w:tblW w:w="5000" w:type="pct"/>
        <w:tblLayout w:type="fixed"/>
        <w:tblLook w:val="0000" w:firstRow="0" w:lastRow="0" w:firstColumn="0" w:lastColumn="0" w:noHBand="0" w:noVBand="0"/>
      </w:tblPr>
      <w:tblGrid>
        <w:gridCol w:w="9905"/>
      </w:tblGrid>
      <w:tr w:rsidR="00EC05E9" w14:paraId="20A08782" w14:textId="77777777">
        <w:tc>
          <w:tcPr>
            <w:tcW w:w="7920" w:type="dxa"/>
          </w:tcPr>
          <w:p w14:paraId="0A876A2C" w14:textId="77777777" w:rsidR="00EC05E9" w:rsidRDefault="00000000">
            <w:pPr>
              <w:pStyle w:val="Compact"/>
              <w:jc w:val="center"/>
            </w:pPr>
            <w:bookmarkStart w:id="121" w:name="fig-progress-gender"/>
            <w:r>
              <w:rPr>
                <w:noProof/>
              </w:rPr>
              <w:drawing>
                <wp:inline distT="0" distB="0" distL="0" distR="0" wp14:anchorId="12D43E6E" wp14:editId="736BCDEF">
                  <wp:extent cx="5334000" cy="3810000"/>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report_gen_word_files/figure-docx/fig-progress-gender-1.png"/>
                          <pic:cNvPicPr>
                            <a:picLocks noChangeAspect="1" noChangeArrowheads="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14:paraId="0800C55F" w14:textId="77777777" w:rsidR="00EC05E9" w:rsidRDefault="00000000">
            <w:pPr>
              <w:pStyle w:val="ImageCaption"/>
              <w:spacing w:before="200"/>
            </w:pPr>
            <w:r>
              <w:t>Figure 20</w:t>
            </w:r>
          </w:p>
        </w:tc>
        <w:bookmarkEnd w:id="121"/>
      </w:tr>
    </w:tbl>
    <w:p w14:paraId="497B5055" w14:textId="77777777" w:rsidR="00EC05E9" w:rsidRDefault="00000000">
      <w:pPr>
        <w:pStyle w:val="Heading3"/>
      </w:pPr>
      <w:bookmarkStart w:id="122" w:name="_Toc222753896"/>
      <w:bookmarkStart w:id="123" w:name="shaharqishloq-boyicha-tahlil"/>
      <w:bookmarkEnd w:id="117"/>
      <w:r>
        <w:t>Shahar/Qishloq bo’yicha tahlil</w:t>
      </w:r>
      <w:bookmarkEnd w:id="122"/>
    </w:p>
    <w:p w14:paraId="1AC59902" w14:textId="77777777" w:rsidR="00EC05E9" w:rsidRDefault="00000000">
      <w:pPr>
        <w:pStyle w:val="FirstParagraph"/>
      </w:pPr>
      <w:r>
        <w:rPr>
          <w:b/>
          <w:bCs/>
        </w:rPr>
        <w:t>Kitoblar</w:t>
      </w:r>
    </w:p>
    <w:tbl>
      <w:tblPr>
        <w:tblStyle w:val="Table"/>
        <w:tblW w:w="5000" w:type="pct"/>
        <w:tblLayout w:type="fixed"/>
        <w:tblLook w:val="0000" w:firstRow="0" w:lastRow="0" w:firstColumn="0" w:lastColumn="0" w:noHBand="0" w:noVBand="0"/>
      </w:tblPr>
      <w:tblGrid>
        <w:gridCol w:w="9905"/>
      </w:tblGrid>
      <w:tr w:rsidR="00EC05E9" w14:paraId="7463E816" w14:textId="77777777">
        <w:tc>
          <w:tcPr>
            <w:tcW w:w="7920" w:type="dxa"/>
          </w:tcPr>
          <w:p w14:paraId="298BAA2F" w14:textId="77777777" w:rsidR="00EC05E9" w:rsidRDefault="00000000">
            <w:pPr>
              <w:pStyle w:val="Compact"/>
              <w:jc w:val="center"/>
            </w:pPr>
            <w:bookmarkStart w:id="124" w:name="fig-books-ur"/>
            <w:r>
              <w:rPr>
                <w:noProof/>
              </w:rPr>
              <w:lastRenderedPageBreak/>
              <w:drawing>
                <wp:inline distT="0" distB="0" distL="0" distR="0" wp14:anchorId="09C85113" wp14:editId="64DAF422">
                  <wp:extent cx="5334000" cy="3810000"/>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report_gen_word_files/figure-docx/fig-books-ur-1.png"/>
                          <pic:cNvPicPr>
                            <a:picLocks noChangeAspect="1" noChangeArrowheads="1"/>
                          </pic:cNvPicPr>
                        </pic:nvPicPr>
                        <pic:blipFill>
                          <a:blip r:embed="rId27"/>
                          <a:stretch>
                            <a:fillRect/>
                          </a:stretch>
                        </pic:blipFill>
                        <pic:spPr bwMode="auto">
                          <a:xfrm>
                            <a:off x="0" y="0"/>
                            <a:ext cx="5334000" cy="3810000"/>
                          </a:xfrm>
                          <a:prstGeom prst="rect">
                            <a:avLst/>
                          </a:prstGeom>
                          <a:noFill/>
                          <a:ln w="9525">
                            <a:noFill/>
                            <a:headEnd/>
                            <a:tailEnd/>
                          </a:ln>
                        </pic:spPr>
                      </pic:pic>
                    </a:graphicData>
                  </a:graphic>
                </wp:inline>
              </w:drawing>
            </w:r>
          </w:p>
          <w:p w14:paraId="6E0C9959" w14:textId="77777777" w:rsidR="00EC05E9" w:rsidRDefault="00000000">
            <w:pPr>
              <w:pStyle w:val="ImageCaption"/>
              <w:spacing w:before="200"/>
            </w:pPr>
            <w:r>
              <w:t>Figure 21</w:t>
            </w:r>
          </w:p>
        </w:tc>
        <w:bookmarkEnd w:id="124"/>
      </w:tr>
    </w:tbl>
    <w:p w14:paraId="37CB7E77" w14:textId="77777777" w:rsidR="00EC05E9" w:rsidRDefault="00000000">
      <w:pPr>
        <w:pStyle w:val="BodyText"/>
      </w:pPr>
      <w:r>
        <w:rPr>
          <w:b/>
          <w:bCs/>
        </w:rPr>
        <w:t>Yordam</w:t>
      </w:r>
    </w:p>
    <w:tbl>
      <w:tblPr>
        <w:tblStyle w:val="Table"/>
        <w:tblW w:w="5000" w:type="pct"/>
        <w:tblLayout w:type="fixed"/>
        <w:tblLook w:val="0000" w:firstRow="0" w:lastRow="0" w:firstColumn="0" w:lastColumn="0" w:noHBand="0" w:noVBand="0"/>
      </w:tblPr>
      <w:tblGrid>
        <w:gridCol w:w="9905"/>
      </w:tblGrid>
      <w:tr w:rsidR="00EC05E9" w14:paraId="27F7BFAB" w14:textId="77777777">
        <w:tc>
          <w:tcPr>
            <w:tcW w:w="7920" w:type="dxa"/>
          </w:tcPr>
          <w:p w14:paraId="14BF796B" w14:textId="77777777" w:rsidR="00EC05E9" w:rsidRDefault="00000000">
            <w:pPr>
              <w:pStyle w:val="Compact"/>
              <w:jc w:val="center"/>
            </w:pPr>
            <w:bookmarkStart w:id="125" w:name="fig-help-ur"/>
            <w:r>
              <w:rPr>
                <w:noProof/>
              </w:rPr>
              <w:drawing>
                <wp:inline distT="0" distB="0" distL="0" distR="0" wp14:anchorId="3ED498F7" wp14:editId="7CFD02AF">
                  <wp:extent cx="5334000" cy="3810000"/>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report_gen_word_files/figure-docx/fig-help-ur-1.png"/>
                          <pic:cNvPicPr>
                            <a:picLocks noChangeAspect="1" noChangeArrowheads="1"/>
                          </pic:cNvPicPr>
                        </pic:nvPicPr>
                        <pic:blipFill>
                          <a:blip r:embed="rId28"/>
                          <a:stretch>
                            <a:fillRect/>
                          </a:stretch>
                        </pic:blipFill>
                        <pic:spPr bwMode="auto">
                          <a:xfrm>
                            <a:off x="0" y="0"/>
                            <a:ext cx="5334000" cy="3810000"/>
                          </a:xfrm>
                          <a:prstGeom prst="rect">
                            <a:avLst/>
                          </a:prstGeom>
                          <a:noFill/>
                          <a:ln w="9525">
                            <a:noFill/>
                            <a:headEnd/>
                            <a:tailEnd/>
                          </a:ln>
                        </pic:spPr>
                      </pic:pic>
                    </a:graphicData>
                  </a:graphic>
                </wp:inline>
              </w:drawing>
            </w:r>
          </w:p>
          <w:p w14:paraId="10A1BDB7" w14:textId="77777777" w:rsidR="00EC05E9" w:rsidRDefault="00000000">
            <w:pPr>
              <w:pStyle w:val="ImageCaption"/>
              <w:spacing w:before="200"/>
            </w:pPr>
            <w:r>
              <w:lastRenderedPageBreak/>
              <w:t>Figure 22</w:t>
            </w:r>
          </w:p>
        </w:tc>
        <w:bookmarkEnd w:id="125"/>
      </w:tr>
    </w:tbl>
    <w:p w14:paraId="6680C0B6" w14:textId="77777777" w:rsidR="00EC05E9" w:rsidRDefault="00000000">
      <w:pPr>
        <w:pStyle w:val="BodyText"/>
      </w:pPr>
      <w:r>
        <w:rPr>
          <w:b/>
          <w:bCs/>
        </w:rPr>
        <w:lastRenderedPageBreak/>
        <w:t>Yig’ilish</w:t>
      </w:r>
    </w:p>
    <w:tbl>
      <w:tblPr>
        <w:tblStyle w:val="Table"/>
        <w:tblW w:w="5000" w:type="pct"/>
        <w:tblLayout w:type="fixed"/>
        <w:tblLook w:val="0000" w:firstRow="0" w:lastRow="0" w:firstColumn="0" w:lastColumn="0" w:noHBand="0" w:noVBand="0"/>
      </w:tblPr>
      <w:tblGrid>
        <w:gridCol w:w="9905"/>
      </w:tblGrid>
      <w:tr w:rsidR="00EC05E9" w14:paraId="4EB19FF6" w14:textId="77777777">
        <w:tc>
          <w:tcPr>
            <w:tcW w:w="7920" w:type="dxa"/>
          </w:tcPr>
          <w:p w14:paraId="746DEBCB" w14:textId="77777777" w:rsidR="00EC05E9" w:rsidRDefault="00000000">
            <w:pPr>
              <w:pStyle w:val="Compact"/>
              <w:jc w:val="center"/>
            </w:pPr>
            <w:bookmarkStart w:id="126" w:name="fig-meeting-ur"/>
            <w:r>
              <w:rPr>
                <w:noProof/>
              </w:rPr>
              <w:drawing>
                <wp:inline distT="0" distB="0" distL="0" distR="0" wp14:anchorId="115CF44E" wp14:editId="36150A36">
                  <wp:extent cx="5334000" cy="381000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report_gen_word_files/figure-docx/fig-meeting-ur-1.png"/>
                          <pic:cNvPicPr>
                            <a:picLocks noChangeAspect="1" noChangeArrowheads="1"/>
                          </pic:cNvPicPr>
                        </pic:nvPicPr>
                        <pic:blipFill>
                          <a:blip r:embed="rId29"/>
                          <a:stretch>
                            <a:fillRect/>
                          </a:stretch>
                        </pic:blipFill>
                        <pic:spPr bwMode="auto">
                          <a:xfrm>
                            <a:off x="0" y="0"/>
                            <a:ext cx="5334000" cy="3810000"/>
                          </a:xfrm>
                          <a:prstGeom prst="rect">
                            <a:avLst/>
                          </a:prstGeom>
                          <a:noFill/>
                          <a:ln w="9525">
                            <a:noFill/>
                            <a:headEnd/>
                            <a:tailEnd/>
                          </a:ln>
                        </pic:spPr>
                      </pic:pic>
                    </a:graphicData>
                  </a:graphic>
                </wp:inline>
              </w:drawing>
            </w:r>
          </w:p>
          <w:p w14:paraId="37FBB73E" w14:textId="77777777" w:rsidR="00EC05E9" w:rsidRDefault="00000000">
            <w:pPr>
              <w:pStyle w:val="ImageCaption"/>
              <w:spacing w:before="200"/>
            </w:pPr>
            <w:r>
              <w:t>Figure 23</w:t>
            </w:r>
          </w:p>
        </w:tc>
        <w:bookmarkEnd w:id="126"/>
      </w:tr>
    </w:tbl>
    <w:p w14:paraId="0F52836D" w14:textId="77777777" w:rsidR="00EC05E9" w:rsidRDefault="00000000">
      <w:pPr>
        <w:pStyle w:val="BodyText"/>
      </w:pPr>
      <w:r>
        <w:rPr>
          <w:b/>
          <w:bCs/>
        </w:rPr>
        <w:t>Progress</w:t>
      </w:r>
    </w:p>
    <w:tbl>
      <w:tblPr>
        <w:tblStyle w:val="Table"/>
        <w:tblW w:w="5000" w:type="pct"/>
        <w:tblLayout w:type="fixed"/>
        <w:tblLook w:val="0000" w:firstRow="0" w:lastRow="0" w:firstColumn="0" w:lastColumn="0" w:noHBand="0" w:noVBand="0"/>
      </w:tblPr>
      <w:tblGrid>
        <w:gridCol w:w="9905"/>
      </w:tblGrid>
      <w:tr w:rsidR="00EC05E9" w14:paraId="5D9C8F93" w14:textId="77777777">
        <w:tc>
          <w:tcPr>
            <w:tcW w:w="7920" w:type="dxa"/>
          </w:tcPr>
          <w:p w14:paraId="6B88A504" w14:textId="77777777" w:rsidR="00EC05E9" w:rsidRDefault="00000000">
            <w:pPr>
              <w:pStyle w:val="Compact"/>
              <w:jc w:val="center"/>
            </w:pPr>
            <w:bookmarkStart w:id="127" w:name="fig-progress-ur"/>
            <w:r>
              <w:rPr>
                <w:noProof/>
              </w:rPr>
              <w:lastRenderedPageBreak/>
              <w:drawing>
                <wp:inline distT="0" distB="0" distL="0" distR="0" wp14:anchorId="60358418" wp14:editId="00197BB1">
                  <wp:extent cx="5334000" cy="3810000"/>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report_gen_word_files/figure-docx/fig-progress-ur-1.png"/>
                          <pic:cNvPicPr>
                            <a:picLocks noChangeAspect="1" noChangeArrowheads="1"/>
                          </pic:cNvPicPr>
                        </pic:nvPicPr>
                        <pic:blipFill>
                          <a:blip r:embed="rId30"/>
                          <a:stretch>
                            <a:fillRect/>
                          </a:stretch>
                        </pic:blipFill>
                        <pic:spPr bwMode="auto">
                          <a:xfrm>
                            <a:off x="0" y="0"/>
                            <a:ext cx="5334000" cy="3810000"/>
                          </a:xfrm>
                          <a:prstGeom prst="rect">
                            <a:avLst/>
                          </a:prstGeom>
                          <a:noFill/>
                          <a:ln w="9525">
                            <a:noFill/>
                            <a:headEnd/>
                            <a:tailEnd/>
                          </a:ln>
                        </pic:spPr>
                      </pic:pic>
                    </a:graphicData>
                  </a:graphic>
                </wp:inline>
              </w:drawing>
            </w:r>
          </w:p>
          <w:p w14:paraId="742F8209" w14:textId="77777777" w:rsidR="00EC05E9" w:rsidRDefault="00000000">
            <w:pPr>
              <w:pStyle w:val="ImageCaption"/>
              <w:spacing w:before="200"/>
            </w:pPr>
            <w:r>
              <w:t>Figure 24</w:t>
            </w:r>
          </w:p>
        </w:tc>
        <w:bookmarkEnd w:id="127"/>
      </w:tr>
    </w:tbl>
    <w:p w14:paraId="5A3CE16D" w14:textId="574CBD3C" w:rsidR="00EC05E9" w:rsidRDefault="00000000">
      <w:pPr>
        <w:pStyle w:val="Heading2"/>
      </w:pPr>
      <w:bookmarkStart w:id="128" w:name="_Toc222753897"/>
      <w:bookmarkStart w:id="129" w:name="sec-ilova-3"/>
      <w:bookmarkEnd w:id="108"/>
      <w:bookmarkEnd w:id="123"/>
      <w:r>
        <w:t xml:space="preserve">3-Ilova: Ijtimoiy </w:t>
      </w:r>
      <w:del w:id="130" w:author="Feckro Felix" w:date="2026-02-24T10:59:00Z" w16du:dateUtc="2026-02-24T05:59:00Z">
        <w:r w:rsidDel="00E56215">
          <w:delText>reestrga</w:delText>
        </w:r>
      </w:del>
      <w:r>
        <w:t xml:space="preserve"> kiritilgan oilalar uchun ta’lim sohasidagi imtiyozlar</w:t>
      </w:r>
      <w:bookmarkEnd w:id="128"/>
    </w:p>
    <w:p w14:paraId="6CA1096E" w14:textId="77777777" w:rsidR="00EC05E9" w:rsidRDefault="00000000">
      <w:pPr>
        <w:pStyle w:val="FirstParagraph"/>
      </w:pPr>
      <w:r>
        <w:rPr>
          <w:b/>
          <w:bCs/>
        </w:rPr>
        <w:t>PF-258, 26.12.2025 asosida</w:t>
      </w:r>
    </w:p>
    <w:tbl>
      <w:tblPr>
        <w:tblStyle w:val="Table"/>
        <w:tblW w:w="5000" w:type="pct"/>
        <w:tblLayout w:type="fixed"/>
        <w:tblLook w:val="0000" w:firstRow="0" w:lastRow="0" w:firstColumn="0" w:lastColumn="0" w:noHBand="0" w:noVBand="0"/>
      </w:tblPr>
      <w:tblGrid>
        <w:gridCol w:w="9905"/>
      </w:tblGrid>
      <w:tr w:rsidR="00EC05E9" w14:paraId="5FAFB6E0" w14:textId="77777777">
        <w:tc>
          <w:tcPr>
            <w:tcW w:w="7920" w:type="dxa"/>
          </w:tcPr>
          <w:p w14:paraId="78F3C44F" w14:textId="77777777" w:rsidR="00EC05E9" w:rsidRDefault="00000000">
            <w:pPr>
              <w:pStyle w:val="ImageCaption"/>
              <w:spacing w:before="200"/>
            </w:pPr>
            <w:bookmarkStart w:id="131" w:name="tbl-imtiyozlar"/>
            <w:r>
              <w:t>Table 1: Ijtimoiy reestrga kiritilgan oilalar uchun ta’lim sohasidagi imtiyozlar</w:t>
            </w:r>
          </w:p>
          <w:tbl>
            <w:tblPr>
              <w:tblStyle w:val="Table"/>
              <w:tblW w:w="5000" w:type="pct"/>
              <w:tblLayout w:type="fixed"/>
              <w:tblLook w:val="0020" w:firstRow="1" w:lastRow="0" w:firstColumn="0" w:lastColumn="0" w:noHBand="0" w:noVBand="0"/>
            </w:tblPr>
            <w:tblGrid>
              <w:gridCol w:w="282"/>
              <w:gridCol w:w="1652"/>
              <w:gridCol w:w="7308"/>
              <w:gridCol w:w="447"/>
            </w:tblGrid>
            <w:tr w:rsidR="00EC05E9" w14:paraId="3820C288" w14:textId="77777777" w:rsidTr="00EC05E9">
              <w:trPr>
                <w:cnfStyle w:val="100000000000" w:firstRow="1" w:lastRow="0" w:firstColumn="0" w:lastColumn="0" w:oddVBand="0" w:evenVBand="0" w:oddHBand="0" w:evenHBand="0" w:firstRowFirstColumn="0" w:firstRowLastColumn="0" w:lastRowFirstColumn="0" w:lastRowLastColumn="0"/>
                <w:tblHeader/>
              </w:trPr>
              <w:tc>
                <w:tcPr>
                  <w:tcW w:w="70" w:type="dxa"/>
                </w:tcPr>
                <w:p w14:paraId="3ABEF493" w14:textId="77777777" w:rsidR="00EC05E9" w:rsidRDefault="00000000">
                  <w:pPr>
                    <w:pStyle w:val="Compact"/>
                    <w:jc w:val="center"/>
                  </w:pPr>
                  <w:r>
                    <w:t>№</w:t>
                  </w:r>
                </w:p>
              </w:tc>
              <w:tc>
                <w:tcPr>
                  <w:tcW w:w="1378" w:type="dxa"/>
                </w:tcPr>
                <w:p w14:paraId="4AB97834" w14:textId="77777777" w:rsidR="00EC05E9" w:rsidRDefault="00000000">
                  <w:pPr>
                    <w:pStyle w:val="Compact"/>
                    <w:jc w:val="center"/>
                  </w:pPr>
                  <w:r>
                    <w:t>Imtiyoz turi</w:t>
                  </w:r>
                </w:p>
              </w:tc>
              <w:tc>
                <w:tcPr>
                  <w:tcW w:w="6097" w:type="dxa"/>
                </w:tcPr>
                <w:p w14:paraId="484543B3" w14:textId="77777777" w:rsidR="00EC05E9" w:rsidRDefault="00000000">
                  <w:pPr>
                    <w:pStyle w:val="Compact"/>
                    <w:jc w:val="center"/>
                  </w:pPr>
                  <w:r>
                    <w:t>Tavsifi</w:t>
                  </w:r>
                </w:p>
              </w:tc>
              <w:tc>
                <w:tcPr>
                  <w:tcW w:w="373" w:type="dxa"/>
                </w:tcPr>
                <w:p w14:paraId="2442F795" w14:textId="77777777" w:rsidR="00EC05E9" w:rsidRDefault="00000000">
                  <w:pPr>
                    <w:pStyle w:val="Compact"/>
                    <w:jc w:val="center"/>
                  </w:pPr>
                  <w:r>
                    <w:t>Huquqiy asosi</w:t>
                  </w:r>
                </w:p>
              </w:tc>
            </w:tr>
            <w:tr w:rsidR="00EC05E9" w14:paraId="3A8DAF98" w14:textId="77777777">
              <w:tc>
                <w:tcPr>
                  <w:tcW w:w="70" w:type="dxa"/>
                </w:tcPr>
                <w:p w14:paraId="5BD3A61C" w14:textId="77777777" w:rsidR="00EC05E9" w:rsidRDefault="00000000">
                  <w:pPr>
                    <w:pStyle w:val="Compact"/>
                    <w:jc w:val="center"/>
                  </w:pPr>
                  <w:r>
                    <w:t>1</w:t>
                  </w:r>
                </w:p>
              </w:tc>
              <w:tc>
                <w:tcPr>
                  <w:tcW w:w="1378" w:type="dxa"/>
                </w:tcPr>
                <w:p w14:paraId="61985DAE" w14:textId="77777777" w:rsidR="00EC05E9" w:rsidRDefault="00000000">
                  <w:pPr>
                    <w:pStyle w:val="Compact"/>
                    <w:jc w:val="center"/>
                  </w:pPr>
                  <w:r>
                    <w:t>Maktabgacha ta’lim tashkilotlariga imtiyozli qabul</w:t>
                  </w:r>
                </w:p>
              </w:tc>
              <w:tc>
                <w:tcPr>
                  <w:tcW w:w="6097" w:type="dxa"/>
                </w:tcPr>
                <w:p w14:paraId="2D4ED06D" w14:textId="36049AF0" w:rsidR="00EC05E9" w:rsidRDefault="00000000">
                  <w:pPr>
                    <w:pStyle w:val="Compact"/>
                    <w:jc w:val="center"/>
                  </w:pPr>
                  <w:r>
                    <w:t xml:space="preserve">Ijtimoiy </w:t>
                  </w:r>
                  <w:del w:id="132" w:author="Feckro Felix" w:date="2026-02-24T10:59:00Z" w16du:dateUtc="2026-02-24T05:59:00Z">
                    <w:r w:rsidDel="00E56215">
                      <w:delText>reestrga</w:delText>
                    </w:r>
                  </w:del>
                  <w:r>
                    <w:t xml:space="preserve"> kiritilgan oilalar farzandlari davlat maktabgacha ta’lim tashkilotlariga imtiyozli asosda qabul qilinadi</w:t>
                  </w:r>
                </w:p>
              </w:tc>
              <w:tc>
                <w:tcPr>
                  <w:tcW w:w="373" w:type="dxa"/>
                </w:tcPr>
                <w:p w14:paraId="439EB4DF" w14:textId="77777777" w:rsidR="00EC05E9" w:rsidRDefault="00000000">
                  <w:pPr>
                    <w:pStyle w:val="Compact"/>
                    <w:jc w:val="center"/>
                  </w:pPr>
                  <w:r>
                    <w:t>PQ-330, 9-</w:t>
                  </w:r>
                  <w:r>
                    <w:lastRenderedPageBreak/>
                    <w:t>band</w:t>
                  </w:r>
                </w:p>
              </w:tc>
            </w:tr>
            <w:tr w:rsidR="00EC05E9" w14:paraId="2CA0E468" w14:textId="77777777">
              <w:tc>
                <w:tcPr>
                  <w:tcW w:w="70" w:type="dxa"/>
                </w:tcPr>
                <w:p w14:paraId="6896393A" w14:textId="77777777" w:rsidR="00EC05E9" w:rsidRDefault="00000000">
                  <w:pPr>
                    <w:pStyle w:val="Compact"/>
                    <w:jc w:val="center"/>
                  </w:pPr>
                  <w:r>
                    <w:lastRenderedPageBreak/>
                    <w:t>2</w:t>
                  </w:r>
                </w:p>
              </w:tc>
              <w:tc>
                <w:tcPr>
                  <w:tcW w:w="1378" w:type="dxa"/>
                </w:tcPr>
                <w:p w14:paraId="661E4C32" w14:textId="77777777" w:rsidR="00EC05E9" w:rsidRDefault="00000000">
                  <w:pPr>
                    <w:pStyle w:val="Compact"/>
                    <w:jc w:val="center"/>
                  </w:pPr>
                  <w:r>
                    <w:t>Oliy ta’lim kirish test sinovlari to’lovidan ozod etish</w:t>
                  </w:r>
                </w:p>
              </w:tc>
              <w:tc>
                <w:tcPr>
                  <w:tcW w:w="6097" w:type="dxa"/>
                </w:tcPr>
                <w:p w14:paraId="335E0A1C" w14:textId="44A02FF2" w:rsidR="00EC05E9" w:rsidRDefault="00000000">
                  <w:pPr>
                    <w:pStyle w:val="Compact"/>
                    <w:jc w:val="center"/>
                  </w:pPr>
                  <w:r>
                    <w:t xml:space="preserve">Ijtimoiy </w:t>
                  </w:r>
                  <w:del w:id="133" w:author="Feckro Felix" w:date="2026-02-24T11:00:00Z" w16du:dateUtc="2026-02-24T06:00:00Z">
                    <w:r w:rsidDel="00E56215">
                      <w:delText>reestrga</w:delText>
                    </w:r>
                  </w:del>
                  <w:ins w:id="134" w:author="Feckro Felix" w:date="2026-02-24T11:00:00Z" w16du:dateUtc="2026-02-24T06:00:00Z">
                    <w:r w:rsidR="00E56215">
                      <w:t>reyestrga</w:t>
                    </w:r>
                  </w:ins>
                  <w:r>
                    <w:t xml:space="preserve"> kiritilgan oilalar a’zolari oliy ta’lim muassasalariga o’qishga qabul qilishda o’tkaziladigan kirish test sinovlarida ishtirok etish uchun undiriladigan to’lovlardan ozod etiladi</w:t>
                  </w:r>
                </w:p>
              </w:tc>
              <w:tc>
                <w:tcPr>
                  <w:tcW w:w="373" w:type="dxa"/>
                </w:tcPr>
                <w:p w14:paraId="39B695E2" w14:textId="77777777" w:rsidR="00EC05E9" w:rsidRDefault="00000000">
                  <w:pPr>
                    <w:pStyle w:val="Compact"/>
                    <w:jc w:val="center"/>
                  </w:pPr>
                  <w:r>
                    <w:t>PF-113, 9-band</w:t>
                  </w:r>
                </w:p>
              </w:tc>
            </w:tr>
            <w:tr w:rsidR="00EC05E9" w14:paraId="3781C4CE" w14:textId="77777777">
              <w:tc>
                <w:tcPr>
                  <w:tcW w:w="70" w:type="dxa"/>
                </w:tcPr>
                <w:p w14:paraId="33673370" w14:textId="77777777" w:rsidR="00EC05E9" w:rsidRDefault="00000000">
                  <w:pPr>
                    <w:pStyle w:val="Compact"/>
                    <w:jc w:val="center"/>
                  </w:pPr>
                  <w:r>
                    <w:t>3</w:t>
                  </w:r>
                </w:p>
              </w:tc>
              <w:tc>
                <w:tcPr>
                  <w:tcW w:w="1378" w:type="dxa"/>
                </w:tcPr>
                <w:p w14:paraId="192D185F" w14:textId="77777777" w:rsidR="00EC05E9" w:rsidRDefault="00000000">
                  <w:pPr>
                    <w:pStyle w:val="Compact"/>
                    <w:jc w:val="center"/>
                  </w:pPr>
                  <w:r>
                    <w:t>Ta’lim kreditini garov va kafilliksiz olish</w:t>
                  </w:r>
                </w:p>
              </w:tc>
              <w:tc>
                <w:tcPr>
                  <w:tcW w:w="6097" w:type="dxa"/>
                </w:tcPr>
                <w:p w14:paraId="720CAF54" w14:textId="505C2F2E" w:rsidR="00EC05E9" w:rsidRDefault="00000000">
                  <w:pPr>
                    <w:pStyle w:val="Compact"/>
                    <w:jc w:val="center"/>
                  </w:pPr>
                  <w:r>
                    <w:t xml:space="preserve">Ijtimoiy </w:t>
                  </w:r>
                  <w:del w:id="135" w:author="Feckro Felix" w:date="2026-02-24T11:00:00Z" w16du:dateUtc="2026-02-24T06:00:00Z">
                    <w:r w:rsidDel="00E56215">
                      <w:delText>reestrga</w:delText>
                    </w:r>
                  </w:del>
                  <w:ins w:id="136" w:author="Feckro Felix" w:date="2026-02-24T11:00:00Z" w16du:dateUtc="2026-02-24T06:00:00Z">
                    <w:r w:rsidR="00E56215">
                      <w:t>reyestrga</w:t>
                    </w:r>
                  </w:ins>
                  <w:r>
                    <w:t xml:space="preserve"> kiritilgan oilalar farzandlaridan ta’lim krediti uchun garov va kafilliklar talab etilmaydi. “3” va undan yuqori o’zlashtirish bahosi bo’lganda kredit to’lov-kontrakt summasi miqdorida ajratiladi</w:t>
                  </w:r>
                </w:p>
              </w:tc>
              <w:tc>
                <w:tcPr>
                  <w:tcW w:w="373" w:type="dxa"/>
                </w:tcPr>
                <w:p w14:paraId="6BAF19E8" w14:textId="77777777" w:rsidR="00EC05E9" w:rsidRDefault="00000000">
                  <w:pPr>
                    <w:pStyle w:val="Compact"/>
                    <w:jc w:val="center"/>
                  </w:pPr>
                  <w:r>
                    <w:t>PQ-5203, 1-band</w:t>
                  </w:r>
                </w:p>
              </w:tc>
            </w:tr>
            <w:tr w:rsidR="00EC05E9" w14:paraId="62F211FE" w14:textId="77777777">
              <w:tc>
                <w:tcPr>
                  <w:tcW w:w="70" w:type="dxa"/>
                </w:tcPr>
                <w:p w14:paraId="0867DF7E" w14:textId="77777777" w:rsidR="00EC05E9" w:rsidRDefault="00000000">
                  <w:pPr>
                    <w:pStyle w:val="Compact"/>
                    <w:jc w:val="center"/>
                  </w:pPr>
                  <w:r>
                    <w:t>4</w:t>
                  </w:r>
                </w:p>
              </w:tc>
              <w:tc>
                <w:tcPr>
                  <w:tcW w:w="1378" w:type="dxa"/>
                </w:tcPr>
                <w:p w14:paraId="13F59149" w14:textId="77777777" w:rsidR="00EC05E9" w:rsidRDefault="00000000">
                  <w:pPr>
                    <w:pStyle w:val="Compact"/>
                    <w:jc w:val="center"/>
                  </w:pPr>
                  <w:r>
                    <w:t>Talabalar turar joyi xarajatlarini qoplash</w:t>
                  </w:r>
                </w:p>
              </w:tc>
              <w:tc>
                <w:tcPr>
                  <w:tcW w:w="6097" w:type="dxa"/>
                </w:tcPr>
                <w:p w14:paraId="4ED34CF3" w14:textId="7B8ADBF6" w:rsidR="00EC05E9" w:rsidRDefault="00000000">
                  <w:pPr>
                    <w:pStyle w:val="Compact"/>
                    <w:jc w:val="center"/>
                  </w:pPr>
                  <w:r>
                    <w:t xml:space="preserve">2025/2026 o’quv yilidan boshlab Ijtimoiy </w:t>
                  </w:r>
                  <w:del w:id="137" w:author="Feckro Felix" w:date="2026-02-24T11:00:00Z" w16du:dateUtc="2026-02-24T06:00:00Z">
                    <w:r w:rsidDel="00E56215">
                      <w:delText>reestrga</w:delText>
                    </w:r>
                  </w:del>
                  <w:ins w:id="138" w:author="Feckro Felix" w:date="2026-02-24T11:00:00Z" w16du:dateUtc="2026-02-24T06:00:00Z">
                    <w:r w:rsidR="00E56215">
                      <w:t>reyestrga</w:t>
                    </w:r>
                  </w:ins>
                  <w:r>
                    <w:t xml:space="preserve"> kiritilgan oilalar farzandlarining davlat oliy ta’lim muassasalari talabalar turar joylaridagi yashash xarajatlari Davlat byudjeti hisobidan qoplab beriladi</w:t>
                  </w:r>
                </w:p>
              </w:tc>
              <w:tc>
                <w:tcPr>
                  <w:tcW w:w="373" w:type="dxa"/>
                </w:tcPr>
                <w:p w14:paraId="1B3BDF4B" w14:textId="77777777" w:rsidR="00EC05E9" w:rsidRDefault="00000000">
                  <w:pPr>
                    <w:pStyle w:val="Compact"/>
                    <w:jc w:val="center"/>
                  </w:pPr>
                  <w:r>
                    <w:t>PQ-330, 9-band</w:t>
                  </w:r>
                </w:p>
              </w:tc>
            </w:tr>
            <w:tr w:rsidR="00EC05E9" w14:paraId="76BC735D" w14:textId="77777777">
              <w:tc>
                <w:tcPr>
                  <w:tcW w:w="70" w:type="dxa"/>
                </w:tcPr>
                <w:p w14:paraId="7BA91DA1" w14:textId="77777777" w:rsidR="00EC05E9" w:rsidRDefault="00000000">
                  <w:pPr>
                    <w:pStyle w:val="Compact"/>
                    <w:jc w:val="center"/>
                  </w:pPr>
                  <w:r>
                    <w:t>5</w:t>
                  </w:r>
                </w:p>
              </w:tc>
              <w:tc>
                <w:tcPr>
                  <w:tcW w:w="1378" w:type="dxa"/>
                </w:tcPr>
                <w:p w14:paraId="21E299F5" w14:textId="77777777" w:rsidR="00EC05E9" w:rsidRDefault="00000000">
                  <w:pPr>
                    <w:pStyle w:val="Compact"/>
                    <w:jc w:val="center"/>
                  </w:pPr>
                  <w:r>
                    <w:t>“El-yurt umidi” jamg’armasi kvotalari</w:t>
                  </w:r>
                </w:p>
              </w:tc>
              <w:tc>
                <w:tcPr>
                  <w:tcW w:w="6097" w:type="dxa"/>
                </w:tcPr>
                <w:p w14:paraId="0D391836" w14:textId="19256DEC" w:rsidR="00EC05E9" w:rsidRDefault="00000000">
                  <w:pPr>
                    <w:pStyle w:val="Compact"/>
                    <w:jc w:val="center"/>
                  </w:pPr>
                  <w:r>
                    <w:t xml:space="preserve">2025-yildan boshlab “El-yurt umidi” jamg’armasi tomonidan Ijtimoiy </w:t>
                  </w:r>
                  <w:del w:id="139" w:author="Feckro Felix" w:date="2026-02-24T11:00:00Z" w16du:dateUtc="2026-02-24T06:00:00Z">
                    <w:r w:rsidDel="00E56215">
                      <w:delText>reestrga</w:delText>
                    </w:r>
                  </w:del>
                  <w:ins w:id="140" w:author="Feckro Felix" w:date="2026-02-24T11:00:00Z" w16du:dateUtc="2026-02-24T06:00:00Z">
                    <w:r w:rsidR="00E56215">
                      <w:t>reyestrga</w:t>
                    </w:r>
                  </w:ins>
                  <w:r>
                    <w:t xml:space="preserve"> kiritilgan oilalarning farzandlari uchun xorijda ta’lim olish bo’yicha alohida kvotalar ajratiladi</w:t>
                  </w:r>
                </w:p>
              </w:tc>
              <w:tc>
                <w:tcPr>
                  <w:tcW w:w="373" w:type="dxa"/>
                </w:tcPr>
                <w:p w14:paraId="626278AD" w14:textId="77777777" w:rsidR="00EC05E9" w:rsidRDefault="00000000">
                  <w:pPr>
                    <w:pStyle w:val="Compact"/>
                    <w:jc w:val="center"/>
                  </w:pPr>
                  <w:r>
                    <w:t>PQ-330, 9-b</w:t>
                  </w:r>
                  <w:r>
                    <w:lastRenderedPageBreak/>
                    <w:t>and</w:t>
                  </w:r>
                </w:p>
              </w:tc>
            </w:tr>
            <w:tr w:rsidR="00EC05E9" w14:paraId="3FC1A087" w14:textId="77777777">
              <w:tc>
                <w:tcPr>
                  <w:tcW w:w="70" w:type="dxa"/>
                </w:tcPr>
                <w:p w14:paraId="36A2B3EB" w14:textId="77777777" w:rsidR="00EC05E9" w:rsidRDefault="00000000">
                  <w:pPr>
                    <w:pStyle w:val="Compact"/>
                    <w:jc w:val="center"/>
                  </w:pPr>
                  <w:r>
                    <w:lastRenderedPageBreak/>
                    <w:t>6</w:t>
                  </w:r>
                </w:p>
              </w:tc>
              <w:tc>
                <w:tcPr>
                  <w:tcW w:w="1378" w:type="dxa"/>
                </w:tcPr>
                <w:p w14:paraId="1ADCFF09" w14:textId="77777777" w:rsidR="00EC05E9" w:rsidRDefault="00000000">
                  <w:pPr>
                    <w:pStyle w:val="Compact"/>
                    <w:jc w:val="center"/>
                  </w:pPr>
                  <w:r>
                    <w:t>Xotin-qizlar uchun oliy ta’lim imtiyozlari</w:t>
                  </w:r>
                </w:p>
              </w:tc>
              <w:tc>
                <w:tcPr>
                  <w:tcW w:w="6097" w:type="dxa"/>
                </w:tcPr>
                <w:p w14:paraId="2B30CCBE" w14:textId="77777777" w:rsidR="00EC05E9" w:rsidRDefault="00000000">
                  <w:pPr>
                    <w:pStyle w:val="Compact"/>
                    <w:jc w:val="center"/>
                  </w:pPr>
                  <w:r>
                    <w:t>Ijtimoiy himoya yagona reestriga kiritilgan oilalarning xotin-qizlariga ajratiladigan ta’lim kreditlari uchun garov va kafilliklar talab etilmaydi</w:t>
                  </w:r>
                </w:p>
              </w:tc>
              <w:tc>
                <w:tcPr>
                  <w:tcW w:w="373" w:type="dxa"/>
                </w:tcPr>
                <w:p w14:paraId="0A2B7203" w14:textId="77777777" w:rsidR="00EC05E9" w:rsidRDefault="00000000">
                  <w:pPr>
                    <w:pStyle w:val="Compact"/>
                    <w:jc w:val="center"/>
                  </w:pPr>
                  <w:r>
                    <w:t>PQ-323, 1-band</w:t>
                  </w:r>
                </w:p>
              </w:tc>
            </w:tr>
            <w:tr w:rsidR="00EC05E9" w14:paraId="5DCF6AAF" w14:textId="77777777">
              <w:tc>
                <w:tcPr>
                  <w:tcW w:w="70" w:type="dxa"/>
                </w:tcPr>
                <w:p w14:paraId="023820CE" w14:textId="77777777" w:rsidR="00EC05E9" w:rsidRDefault="00000000">
                  <w:pPr>
                    <w:pStyle w:val="Compact"/>
                    <w:jc w:val="center"/>
                  </w:pPr>
                  <w:r>
                    <w:t>7</w:t>
                  </w:r>
                </w:p>
              </w:tc>
              <w:tc>
                <w:tcPr>
                  <w:tcW w:w="1378" w:type="dxa"/>
                </w:tcPr>
                <w:p w14:paraId="3E4F366F" w14:textId="77777777" w:rsidR="00EC05E9" w:rsidRDefault="00000000">
                  <w:pPr>
                    <w:pStyle w:val="Compact"/>
                    <w:jc w:val="center"/>
                  </w:pPr>
                  <w:r>
                    <w:t>Kasblarga o’qitish stipendiyasi</w:t>
                  </w:r>
                </w:p>
              </w:tc>
              <w:tc>
                <w:tcPr>
                  <w:tcW w:w="6097" w:type="dxa"/>
                </w:tcPr>
                <w:p w14:paraId="7FE8119F" w14:textId="4BF6AC75" w:rsidR="00EC05E9" w:rsidRDefault="00000000">
                  <w:pPr>
                    <w:pStyle w:val="Compact"/>
                    <w:jc w:val="center"/>
                  </w:pPr>
                  <w:r>
                    <w:t xml:space="preserve">Bandlikka ko’maklashish davlat jamg’armasi mablag’lari hisobidan kasblarga o’qitish maqsadida ajratiladigan stipendiyalar muddati uch oydan ko’p davom etadigan o’quv kurslariga qabul qilingan Ijtimoiy </w:t>
                  </w:r>
                  <w:del w:id="141" w:author="Feckro Felix" w:date="2026-02-24T11:00:00Z" w16du:dateUtc="2026-02-24T06:00:00Z">
                    <w:r w:rsidDel="00E56215">
                      <w:delText>reestrga</w:delText>
                    </w:r>
                  </w:del>
                  <w:ins w:id="142" w:author="Feckro Felix" w:date="2026-02-24T11:00:00Z" w16du:dateUtc="2026-02-24T06:00:00Z">
                    <w:r w:rsidR="00E56215">
                      <w:t>reyestrga</w:t>
                    </w:r>
                  </w:ins>
                  <w:r>
                    <w:t xml:space="preserve"> kiritilgan oilalarning ishsiz a’zolariga to’lanadi</w:t>
                  </w:r>
                </w:p>
              </w:tc>
              <w:tc>
                <w:tcPr>
                  <w:tcW w:w="373" w:type="dxa"/>
                </w:tcPr>
                <w:p w14:paraId="04F8F4AE" w14:textId="77777777" w:rsidR="00EC05E9" w:rsidRDefault="00000000">
                  <w:pPr>
                    <w:pStyle w:val="Compact"/>
                    <w:jc w:val="center"/>
                  </w:pPr>
                  <w:r>
                    <w:t>PQ-12, 15-band</w:t>
                  </w:r>
                </w:p>
              </w:tc>
            </w:tr>
            <w:tr w:rsidR="00EC05E9" w14:paraId="2AA163D6" w14:textId="77777777">
              <w:tc>
                <w:tcPr>
                  <w:tcW w:w="70" w:type="dxa"/>
                </w:tcPr>
                <w:p w14:paraId="793CB39B" w14:textId="77777777" w:rsidR="00EC05E9" w:rsidRDefault="00000000">
                  <w:pPr>
                    <w:pStyle w:val="Compact"/>
                    <w:jc w:val="center"/>
                  </w:pPr>
                  <w:r>
                    <w:t>8</w:t>
                  </w:r>
                </w:p>
              </w:tc>
              <w:tc>
                <w:tcPr>
                  <w:tcW w:w="1378" w:type="dxa"/>
                </w:tcPr>
                <w:p w14:paraId="28C34110" w14:textId="77777777" w:rsidR="00EC05E9" w:rsidRDefault="00000000">
                  <w:pPr>
                    <w:pStyle w:val="Compact"/>
                    <w:jc w:val="center"/>
                  </w:pPr>
                  <w:r>
                    <w:t>Zamonaviy bilim va kasb-hunar kurslari</w:t>
                  </w:r>
                </w:p>
              </w:tc>
              <w:tc>
                <w:tcPr>
                  <w:tcW w:w="6097" w:type="dxa"/>
                </w:tcPr>
                <w:p w14:paraId="65A3D11C" w14:textId="77777777" w:rsidR="00EC05E9" w:rsidRDefault="00000000">
                  <w:pPr>
                    <w:pStyle w:val="Compact"/>
                    <w:jc w:val="center"/>
                  </w:pPr>
                  <w:r>
                    <w:t>Ijtimoiy himoya yagona reestri axborot tizimiga kiritilgan oilalar farzandlari bo’lgan yoshlarga axborot texnologiyalari sohasida tahsil olishga ajratiladigan ta’lim krediti uchun garov va kafillik talab etilmaydi</w:t>
                  </w:r>
                </w:p>
              </w:tc>
              <w:tc>
                <w:tcPr>
                  <w:tcW w:w="373" w:type="dxa"/>
                </w:tcPr>
                <w:p w14:paraId="589A1841" w14:textId="77777777" w:rsidR="00EC05E9" w:rsidRDefault="00000000">
                  <w:pPr>
                    <w:pStyle w:val="Compact"/>
                    <w:jc w:val="center"/>
                  </w:pPr>
                  <w:r>
                    <w:t>PQ-350, 1-band</w:t>
                  </w:r>
                </w:p>
              </w:tc>
            </w:tr>
            <w:tr w:rsidR="00EC05E9" w14:paraId="2C8AC9F3" w14:textId="77777777">
              <w:tc>
                <w:tcPr>
                  <w:tcW w:w="70" w:type="dxa"/>
                </w:tcPr>
                <w:p w14:paraId="0C7FC3A4" w14:textId="77777777" w:rsidR="00EC05E9" w:rsidRDefault="00000000">
                  <w:pPr>
                    <w:pStyle w:val="Compact"/>
                    <w:jc w:val="center"/>
                  </w:pPr>
                  <w:r>
                    <w:t>9</w:t>
                  </w:r>
                </w:p>
              </w:tc>
              <w:tc>
                <w:tcPr>
                  <w:tcW w:w="1378" w:type="dxa"/>
                </w:tcPr>
                <w:p w14:paraId="1C811537" w14:textId="77777777" w:rsidR="00EC05E9" w:rsidRDefault="00000000">
                  <w:pPr>
                    <w:pStyle w:val="Compact"/>
                    <w:jc w:val="center"/>
                  </w:pPr>
                  <w:r>
                    <w:t>Mehnat va ijtimoiy munosabatlar akademiyasida bepul o’qish</w:t>
                  </w:r>
                </w:p>
              </w:tc>
              <w:tc>
                <w:tcPr>
                  <w:tcW w:w="6097" w:type="dxa"/>
                </w:tcPr>
                <w:p w14:paraId="1F17A005" w14:textId="5142E769" w:rsidR="00EC05E9" w:rsidRDefault="00000000">
                  <w:pPr>
                    <w:pStyle w:val="Compact"/>
                    <w:jc w:val="center"/>
                  </w:pPr>
                  <w:r>
                    <w:t xml:space="preserve">Har yili 20 nafardan kam bo’lmagan, Akademiyaga kirish imtihonlarida yuqori ball to’plagan, Ijtimoiy </w:t>
                  </w:r>
                  <w:del w:id="143" w:author="Feckro Felix" w:date="2026-02-24T11:00:00Z" w16du:dateUtc="2026-02-24T06:00:00Z">
                    <w:r w:rsidDel="00E56215">
                      <w:delText>reestrga</w:delText>
                    </w:r>
                  </w:del>
                  <w:ins w:id="144" w:author="Feckro Felix" w:date="2026-02-24T11:00:00Z" w16du:dateUtc="2026-02-24T06:00:00Z">
                    <w:r w:rsidR="00E56215">
                      <w:t>reyestrga</w:t>
                    </w:r>
                  </w:ins>
                  <w:r>
                    <w:t xml:space="preserve"> kiritilgan oilalarning farzandlari muassis granti asosida bepul o’qishga qabul qilinadi</w:t>
                  </w:r>
                </w:p>
              </w:tc>
              <w:tc>
                <w:tcPr>
                  <w:tcW w:w="373" w:type="dxa"/>
                </w:tcPr>
                <w:p w14:paraId="6862ACC4" w14:textId="77777777" w:rsidR="00EC05E9" w:rsidRDefault="00000000">
                  <w:pPr>
                    <w:pStyle w:val="Compact"/>
                    <w:jc w:val="center"/>
                  </w:pPr>
                  <w:r>
                    <w:t>PQ-5227, 7-b</w:t>
                  </w:r>
                  <w:r>
                    <w:lastRenderedPageBreak/>
                    <w:t>and</w:t>
                  </w:r>
                </w:p>
              </w:tc>
            </w:tr>
            <w:tr w:rsidR="00EC05E9" w14:paraId="36A68F16" w14:textId="77777777">
              <w:tc>
                <w:tcPr>
                  <w:tcW w:w="70" w:type="dxa"/>
                </w:tcPr>
                <w:p w14:paraId="63723496" w14:textId="77777777" w:rsidR="00EC05E9" w:rsidRDefault="00000000">
                  <w:pPr>
                    <w:pStyle w:val="Compact"/>
                    <w:jc w:val="center"/>
                  </w:pPr>
                  <w:r>
                    <w:lastRenderedPageBreak/>
                    <w:t>10</w:t>
                  </w:r>
                </w:p>
              </w:tc>
              <w:tc>
                <w:tcPr>
                  <w:tcW w:w="1378" w:type="dxa"/>
                </w:tcPr>
                <w:p w14:paraId="2F583902" w14:textId="77777777" w:rsidR="00EC05E9" w:rsidRDefault="00000000">
                  <w:pPr>
                    <w:pStyle w:val="Compact"/>
                    <w:jc w:val="center"/>
                  </w:pPr>
                  <w:r>
                    <w:t>“Yangi O’zbekiston” universiteti imtiyozlari</w:t>
                  </w:r>
                </w:p>
              </w:tc>
              <w:tc>
                <w:tcPr>
                  <w:tcW w:w="6097" w:type="dxa"/>
                </w:tcPr>
                <w:p w14:paraId="668FC563" w14:textId="0EB477FF" w:rsidR="00EC05E9" w:rsidRDefault="00000000">
                  <w:pPr>
                    <w:pStyle w:val="Compact"/>
                    <w:jc w:val="center"/>
                  </w:pPr>
                  <w:r>
                    <w:t xml:space="preserve">Ijtimoiy </w:t>
                  </w:r>
                  <w:del w:id="145" w:author="Feckro Felix" w:date="2026-02-24T11:00:00Z" w16du:dateUtc="2026-02-24T06:00:00Z">
                    <w:r w:rsidDel="00E56215">
                      <w:delText>reestrga</w:delText>
                    </w:r>
                  </w:del>
                  <w:ins w:id="146" w:author="Feckro Felix" w:date="2026-02-24T11:00:00Z" w16du:dateUtc="2026-02-24T06:00:00Z">
                    <w:r w:rsidR="00E56215">
                      <w:t>reyestrga</w:t>
                    </w:r>
                  </w:ins>
                  <w:r>
                    <w:t xml:space="preserve"> kiritilgan oilalarning farzandlariga “Yangi O’zbekiston” universitetida davlat granti asosida ta’lim olishi uchun kvotalar ajratiladi</w:t>
                  </w:r>
                </w:p>
              </w:tc>
              <w:tc>
                <w:tcPr>
                  <w:tcW w:w="373" w:type="dxa"/>
                </w:tcPr>
                <w:p w14:paraId="349441A1" w14:textId="77777777" w:rsidR="00EC05E9" w:rsidRDefault="00000000">
                  <w:pPr>
                    <w:pStyle w:val="Compact"/>
                    <w:jc w:val="center"/>
                  </w:pPr>
                  <w:r>
                    <w:t>PQ-5158, 4-band</w:t>
                  </w:r>
                </w:p>
              </w:tc>
            </w:tr>
            <w:tr w:rsidR="00EC05E9" w14:paraId="5FDEFE0F" w14:textId="77777777">
              <w:tc>
                <w:tcPr>
                  <w:tcW w:w="70" w:type="dxa"/>
                </w:tcPr>
                <w:p w14:paraId="2ECC116A" w14:textId="77777777" w:rsidR="00EC05E9" w:rsidRDefault="00000000">
                  <w:pPr>
                    <w:pStyle w:val="Compact"/>
                    <w:jc w:val="center"/>
                  </w:pPr>
                  <w:r>
                    <w:t>11</w:t>
                  </w:r>
                </w:p>
              </w:tc>
              <w:tc>
                <w:tcPr>
                  <w:tcW w:w="1378" w:type="dxa"/>
                </w:tcPr>
                <w:p w14:paraId="65C4E1DA" w14:textId="77777777" w:rsidR="00EC05E9" w:rsidRDefault="00000000">
                  <w:pPr>
                    <w:pStyle w:val="Compact"/>
                    <w:jc w:val="center"/>
                  </w:pPr>
                  <w:r>
                    <w:t>“Prezident iqtidorli farzandlari” dasturi</w:t>
                  </w:r>
                </w:p>
              </w:tc>
              <w:tc>
                <w:tcPr>
                  <w:tcW w:w="6097" w:type="dxa"/>
                </w:tcPr>
                <w:p w14:paraId="4D1959F0" w14:textId="3C6C24BD" w:rsidR="00EC05E9" w:rsidRDefault="00000000">
                  <w:pPr>
                    <w:pStyle w:val="Compact"/>
                    <w:jc w:val="center"/>
                  </w:pPr>
                  <w:r>
                    <w:t xml:space="preserve">Ijtimoiy </w:t>
                  </w:r>
                  <w:del w:id="147" w:author="Feckro Felix" w:date="2026-02-24T11:00:00Z" w16du:dateUtc="2026-02-24T06:00:00Z">
                    <w:r w:rsidDel="00E56215">
                      <w:delText>reestrga</w:delText>
                    </w:r>
                  </w:del>
                  <w:ins w:id="148" w:author="Feckro Felix" w:date="2026-02-24T11:00:00Z" w16du:dateUtc="2026-02-24T06:00:00Z">
                    <w:r w:rsidR="00E56215">
                      <w:t>reyestrga</w:t>
                    </w:r>
                  </w:ins>
                  <w:r>
                    <w:t xml:space="preserve"> kiritilgan oilalarning farzandlari “Prezident iqtidorli farzandlari” dasturi doirasida ta’lim olishida ustuvorlik beriladi</w:t>
                  </w:r>
                </w:p>
              </w:tc>
              <w:tc>
                <w:tcPr>
                  <w:tcW w:w="373" w:type="dxa"/>
                </w:tcPr>
                <w:p w14:paraId="609C1BAF" w14:textId="77777777" w:rsidR="00EC05E9" w:rsidRDefault="00000000">
                  <w:pPr>
                    <w:pStyle w:val="Compact"/>
                    <w:jc w:val="center"/>
                  </w:pPr>
                  <w:r>
                    <w:t>PF-86, 8-band</w:t>
                  </w:r>
                </w:p>
              </w:tc>
            </w:tr>
            <w:tr w:rsidR="00EC05E9" w14:paraId="766BD99C" w14:textId="77777777">
              <w:tc>
                <w:tcPr>
                  <w:tcW w:w="70" w:type="dxa"/>
                </w:tcPr>
                <w:p w14:paraId="08C57E76" w14:textId="77777777" w:rsidR="00EC05E9" w:rsidRDefault="00000000">
                  <w:pPr>
                    <w:pStyle w:val="Compact"/>
                    <w:jc w:val="center"/>
                  </w:pPr>
                  <w:r>
                    <w:t>12</w:t>
                  </w:r>
                </w:p>
              </w:tc>
              <w:tc>
                <w:tcPr>
                  <w:tcW w:w="1378" w:type="dxa"/>
                </w:tcPr>
                <w:p w14:paraId="1B9135C2" w14:textId="77777777" w:rsidR="00EC05E9" w:rsidRDefault="00000000">
                  <w:pPr>
                    <w:pStyle w:val="Compact"/>
                    <w:jc w:val="center"/>
                  </w:pPr>
                  <w:r>
                    <w:t>Sport maktablarida bepul mashg’ulotlar</w:t>
                  </w:r>
                </w:p>
              </w:tc>
              <w:tc>
                <w:tcPr>
                  <w:tcW w:w="6097" w:type="dxa"/>
                </w:tcPr>
                <w:p w14:paraId="2CC8127E" w14:textId="1BCA3BDB" w:rsidR="00EC05E9" w:rsidRDefault="00000000">
                  <w:pPr>
                    <w:pStyle w:val="Compact"/>
                    <w:jc w:val="center"/>
                  </w:pPr>
                  <w:r>
                    <w:t xml:space="preserve">Ijtimoiy </w:t>
                  </w:r>
                  <w:del w:id="149" w:author="Feckro Felix" w:date="2026-02-24T11:00:00Z" w16du:dateUtc="2026-02-24T06:00:00Z">
                    <w:r w:rsidDel="00E56215">
                      <w:delText>reestrga</w:delText>
                    </w:r>
                  </w:del>
                  <w:ins w:id="150" w:author="Feckro Felix" w:date="2026-02-24T11:00:00Z" w16du:dateUtc="2026-02-24T06:00:00Z">
                    <w:r w:rsidR="00E56215">
                      <w:t>reyestrga</w:t>
                    </w:r>
                  </w:ins>
                  <w:r>
                    <w:t xml:space="preserve"> kiritilgan oilalarning farzandlariga sport maktablarida mashg’ulotlar bepul o’tkaziladi</w:t>
                  </w:r>
                </w:p>
              </w:tc>
              <w:tc>
                <w:tcPr>
                  <w:tcW w:w="373" w:type="dxa"/>
                </w:tcPr>
                <w:p w14:paraId="127A3C66" w14:textId="77777777" w:rsidR="00EC05E9" w:rsidRDefault="00000000">
                  <w:pPr>
                    <w:pStyle w:val="Compact"/>
                    <w:jc w:val="center"/>
                  </w:pPr>
                  <w:r>
                    <w:t>PQ-268, 3-band</w:t>
                  </w:r>
                </w:p>
              </w:tc>
            </w:tr>
            <w:bookmarkEnd w:id="131"/>
          </w:tbl>
          <w:p w14:paraId="22883D98" w14:textId="77777777" w:rsidR="00EC05E9" w:rsidRDefault="00EC05E9"/>
        </w:tc>
      </w:tr>
    </w:tbl>
    <w:p w14:paraId="7307943A" w14:textId="77777777" w:rsidR="00EC05E9" w:rsidRDefault="00000000">
      <w:pPr>
        <w:pStyle w:val="BodyText"/>
      </w:pPr>
      <w:r>
        <w:rPr>
          <w:b/>
          <w:bCs/>
        </w:rPr>
        <w:lastRenderedPageBreak/>
        <w:t>MUHIM IZOHLAR:</w:t>
      </w:r>
    </w:p>
    <w:p w14:paraId="04CE61A5" w14:textId="24FFE524" w:rsidR="00EC05E9" w:rsidRDefault="00000000">
      <w:pPr>
        <w:pStyle w:val="Compact"/>
        <w:numPr>
          <w:ilvl w:val="0"/>
          <w:numId w:val="4"/>
        </w:numPr>
      </w:pPr>
      <w:r>
        <w:t>Yuqoridagi barcha imtiyozlar Ijtimoiy re</w:t>
      </w:r>
      <w:ins w:id="151" w:author="Feckro Felix" w:date="2026-02-24T11:00:00Z" w16du:dateUtc="2026-02-24T06:00:00Z">
        <w:r w:rsidR="00FE091C">
          <w:t>y</w:t>
        </w:r>
      </w:ins>
      <w:r>
        <w:t>estrning uchala toifasi uchun amal qiladi:</w:t>
      </w:r>
    </w:p>
    <w:p w14:paraId="7C84B20E" w14:textId="77777777" w:rsidR="00EC05E9" w:rsidRDefault="00000000">
      <w:pPr>
        <w:pStyle w:val="Compact"/>
        <w:numPr>
          <w:ilvl w:val="1"/>
          <w:numId w:val="5"/>
        </w:numPr>
      </w:pPr>
      <w:r>
        <w:t>Davlat ta’minotidagi oila</w:t>
      </w:r>
    </w:p>
    <w:p w14:paraId="09AFCF5B" w14:textId="77777777" w:rsidR="00EC05E9" w:rsidRDefault="00000000">
      <w:pPr>
        <w:pStyle w:val="Compact"/>
        <w:numPr>
          <w:ilvl w:val="1"/>
          <w:numId w:val="5"/>
        </w:numPr>
      </w:pPr>
      <w:r>
        <w:t>Kambag’al oila</w:t>
      </w:r>
    </w:p>
    <w:p w14:paraId="38B28ABC" w14:textId="77777777" w:rsidR="00EC05E9" w:rsidRDefault="00000000">
      <w:pPr>
        <w:pStyle w:val="Compact"/>
        <w:numPr>
          <w:ilvl w:val="1"/>
          <w:numId w:val="5"/>
        </w:numPr>
      </w:pPr>
      <w:r>
        <w:t>Kambag’allik chegarasidagi oila (12 oy davomida)</w:t>
      </w:r>
    </w:p>
    <w:p w14:paraId="34811C60" w14:textId="1DA316C0" w:rsidR="00EC05E9" w:rsidRDefault="00000000">
      <w:pPr>
        <w:pStyle w:val="Compact"/>
        <w:numPr>
          <w:ilvl w:val="0"/>
          <w:numId w:val="4"/>
        </w:numPr>
      </w:pPr>
      <w:r>
        <w:t xml:space="preserve">“Kambag’allik chegarasidagi oila” toifasidagi oilalar uchun imtiyozlar ular </w:t>
      </w:r>
      <w:del w:id="152" w:author="Feckro Felix" w:date="2026-02-24T11:00:00Z" w16du:dateUtc="2026-02-24T06:00:00Z">
        <w:r w:rsidDel="00E56215">
          <w:delText>reestrga</w:delText>
        </w:r>
      </w:del>
      <w:ins w:id="153" w:author="Feckro Felix" w:date="2026-02-24T11:00:00Z" w16du:dateUtc="2026-02-24T06:00:00Z">
        <w:r w:rsidR="00E56215">
          <w:t>reyestrga</w:t>
        </w:r>
      </w:ins>
      <w:r>
        <w:t xml:space="preserve"> kiritilgan sanadan 12 oy davomida qo’llaniladi.</w:t>
      </w:r>
    </w:p>
    <w:p w14:paraId="582A4CB1" w14:textId="14AC8D55" w:rsidR="00EC05E9" w:rsidRDefault="00000000">
      <w:pPr>
        <w:pStyle w:val="Compact"/>
        <w:numPr>
          <w:ilvl w:val="0"/>
          <w:numId w:val="4"/>
        </w:numPr>
      </w:pPr>
      <w:r>
        <w:lastRenderedPageBreak/>
        <w:t xml:space="preserve">Imtiyozlardan foydalanish uchun oilaning Ijtimoiy </w:t>
      </w:r>
      <w:del w:id="154" w:author="Feckro Felix" w:date="2026-02-24T11:00:00Z" w16du:dateUtc="2026-02-24T06:00:00Z">
        <w:r w:rsidDel="00E56215">
          <w:delText>reestrga</w:delText>
        </w:r>
      </w:del>
      <w:ins w:id="155" w:author="Feckro Felix" w:date="2026-02-24T11:00:00Z" w16du:dateUtc="2026-02-24T06:00:00Z">
        <w:r w:rsidR="00E56215">
          <w:t>reyestrga</w:t>
        </w:r>
      </w:ins>
      <w:r>
        <w:t xml:space="preserve"> kiritilganligi tasdiqlanishi kerak.</w:t>
      </w:r>
    </w:p>
    <w:p w14:paraId="69CCF685" w14:textId="77777777" w:rsidR="00EC05E9" w:rsidRDefault="00000000">
      <w:pPr>
        <w:pStyle w:val="Heading1"/>
      </w:pPr>
      <w:bookmarkStart w:id="156" w:name="_Toc222753898"/>
      <w:bookmarkStart w:id="157" w:name="sec-manbalar"/>
      <w:bookmarkEnd w:id="88"/>
      <w:bookmarkEnd w:id="129"/>
      <w:r>
        <w:t>5. Ma’lumotlar manbalari</w:t>
      </w:r>
      <w:bookmarkEnd w:id="156"/>
    </w:p>
    <w:tbl>
      <w:tblPr>
        <w:tblStyle w:val="Table"/>
        <w:tblW w:w="5000" w:type="pct"/>
        <w:tblLayout w:type="fixed"/>
        <w:tblLook w:val="0000" w:firstRow="0" w:lastRow="0" w:firstColumn="0" w:lastColumn="0" w:noHBand="0" w:noVBand="0"/>
      </w:tblPr>
      <w:tblGrid>
        <w:gridCol w:w="9905"/>
      </w:tblGrid>
      <w:tr w:rsidR="00EC05E9" w14:paraId="7F89398C" w14:textId="77777777">
        <w:tc>
          <w:tcPr>
            <w:tcW w:w="7920" w:type="dxa"/>
          </w:tcPr>
          <w:p w14:paraId="771A2C72" w14:textId="77777777" w:rsidR="00EC05E9" w:rsidRDefault="00000000">
            <w:pPr>
              <w:pStyle w:val="ImageCaption"/>
              <w:spacing w:before="200"/>
            </w:pPr>
            <w:bookmarkStart w:id="158" w:name="tbl-sources"/>
            <w:r>
              <w:t>Table 2: Tadqiqotda foydalanilgan ma’lumotlar manbalari</w:t>
            </w:r>
          </w:p>
          <w:tbl>
            <w:tblPr>
              <w:tblStyle w:val="Table"/>
              <w:tblW w:w="5000" w:type="pct"/>
              <w:tblLayout w:type="fixed"/>
              <w:tblLook w:val="0020" w:firstRow="1" w:lastRow="0" w:firstColumn="0" w:lastColumn="0" w:noHBand="0" w:noVBand="0"/>
            </w:tblPr>
            <w:tblGrid>
              <w:gridCol w:w="1012"/>
              <w:gridCol w:w="6002"/>
              <w:gridCol w:w="723"/>
              <w:gridCol w:w="1952"/>
            </w:tblGrid>
            <w:tr w:rsidR="00EC05E9" w14:paraId="33ED3CA9" w14:textId="77777777" w:rsidTr="00EC05E9">
              <w:trPr>
                <w:cnfStyle w:val="100000000000" w:firstRow="1" w:lastRow="0" w:firstColumn="0" w:lastColumn="0" w:oddVBand="0" w:evenVBand="0" w:oddHBand="0" w:evenHBand="0" w:firstRowFirstColumn="0" w:firstRowLastColumn="0" w:lastRowFirstColumn="0" w:lastRowLastColumn="0"/>
                <w:tblHeader/>
              </w:trPr>
              <w:tc>
                <w:tcPr>
                  <w:tcW w:w="827" w:type="dxa"/>
                </w:tcPr>
                <w:p w14:paraId="42281357" w14:textId="77777777" w:rsidR="00EC05E9" w:rsidRDefault="00000000">
                  <w:pPr>
                    <w:pStyle w:val="Compact"/>
                    <w:jc w:val="center"/>
                  </w:pPr>
                  <w:r>
                    <w:t>Ma’lumot turi</w:t>
                  </w:r>
                </w:p>
              </w:tc>
              <w:tc>
                <w:tcPr>
                  <w:tcW w:w="4905" w:type="dxa"/>
                </w:tcPr>
                <w:p w14:paraId="167AC940" w14:textId="77777777" w:rsidR="00EC05E9" w:rsidRDefault="00000000">
                  <w:pPr>
                    <w:pStyle w:val="Compact"/>
                    <w:jc w:val="center"/>
                  </w:pPr>
                  <w:r>
                    <w:t>Manba</w:t>
                  </w:r>
                </w:p>
              </w:tc>
              <w:tc>
                <w:tcPr>
                  <w:tcW w:w="591" w:type="dxa"/>
                </w:tcPr>
                <w:p w14:paraId="7F874B27" w14:textId="77777777" w:rsidR="00EC05E9" w:rsidRDefault="00000000">
                  <w:pPr>
                    <w:pStyle w:val="Compact"/>
                    <w:jc w:val="center"/>
                  </w:pPr>
                  <w:r>
                    <w:t>Yil</w:t>
                  </w:r>
                </w:p>
              </w:tc>
              <w:tc>
                <w:tcPr>
                  <w:tcW w:w="1595" w:type="dxa"/>
                </w:tcPr>
                <w:p w14:paraId="045B0C23" w14:textId="77777777" w:rsidR="00EC05E9" w:rsidRDefault="00000000">
                  <w:pPr>
                    <w:pStyle w:val="Compact"/>
                    <w:jc w:val="center"/>
                  </w:pPr>
                  <w:r>
                    <w:t>Qamrov</w:t>
                  </w:r>
                </w:p>
              </w:tc>
            </w:tr>
            <w:tr w:rsidR="00EC05E9" w14:paraId="1E4E2C57" w14:textId="77777777">
              <w:tc>
                <w:tcPr>
                  <w:tcW w:w="827" w:type="dxa"/>
                </w:tcPr>
                <w:p w14:paraId="2F3CDDBC" w14:textId="77777777" w:rsidR="00EC05E9" w:rsidRDefault="00000000">
                  <w:pPr>
                    <w:pStyle w:val="Compact"/>
                    <w:jc w:val="center"/>
                  </w:pPr>
                  <w:r>
                    <w:t>PISA</w:t>
                  </w:r>
                </w:p>
              </w:tc>
              <w:tc>
                <w:tcPr>
                  <w:tcW w:w="4905" w:type="dxa"/>
                </w:tcPr>
                <w:p w14:paraId="4D1353EE" w14:textId="77777777" w:rsidR="00EC05E9" w:rsidRDefault="00000000">
                  <w:pPr>
                    <w:pStyle w:val="Compact"/>
                    <w:jc w:val="center"/>
                  </w:pPr>
                  <w:r>
                    <w:t>OECD Programme for International Student Assessment</w:t>
                  </w:r>
                </w:p>
              </w:tc>
              <w:tc>
                <w:tcPr>
                  <w:tcW w:w="591" w:type="dxa"/>
                </w:tcPr>
                <w:p w14:paraId="7987BB1B" w14:textId="77777777" w:rsidR="00EC05E9" w:rsidRDefault="00000000">
                  <w:pPr>
                    <w:pStyle w:val="Compact"/>
                    <w:jc w:val="center"/>
                  </w:pPr>
                  <w:r>
                    <w:t>2022</w:t>
                  </w:r>
                </w:p>
              </w:tc>
              <w:tc>
                <w:tcPr>
                  <w:tcW w:w="1595" w:type="dxa"/>
                </w:tcPr>
                <w:p w14:paraId="6721FF5B" w14:textId="77777777" w:rsidR="00EC05E9" w:rsidRDefault="00000000">
                  <w:pPr>
                    <w:pStyle w:val="Compact"/>
                    <w:jc w:val="center"/>
                  </w:pPr>
                  <w:r>
                    <w:t>15-yoshli o’quvchilar</w:t>
                  </w:r>
                </w:p>
              </w:tc>
            </w:tr>
            <w:tr w:rsidR="00EC05E9" w14:paraId="51BFC767" w14:textId="77777777">
              <w:tc>
                <w:tcPr>
                  <w:tcW w:w="827" w:type="dxa"/>
                </w:tcPr>
                <w:p w14:paraId="3807B6C2" w14:textId="77777777" w:rsidR="00EC05E9" w:rsidRDefault="00000000">
                  <w:pPr>
                    <w:pStyle w:val="Compact"/>
                    <w:jc w:val="center"/>
                  </w:pPr>
                  <w:r>
                    <w:t>HBS</w:t>
                  </w:r>
                </w:p>
              </w:tc>
              <w:tc>
                <w:tcPr>
                  <w:tcW w:w="4905" w:type="dxa"/>
                </w:tcPr>
                <w:p w14:paraId="1AFB1050" w14:textId="5A77DC4B" w:rsidR="00EC05E9" w:rsidRDefault="00000000">
                  <w:pPr>
                    <w:pStyle w:val="Compact"/>
                    <w:jc w:val="center"/>
                  </w:pPr>
                  <w:r>
                    <w:t>Milliy statistika qo’mitasi - Uy xo’jaligi daromadlari va xarajatlari so’rov</w:t>
                  </w:r>
                  <w:del w:id="159" w:author="Feckro Felix" w:date="2026-02-24T10:54:00Z" w16du:dateUtc="2026-02-24T05:54:00Z">
                    <w:r w:rsidDel="00FA4A81">
                      <w:delText>nomas</w:delText>
                    </w:r>
                  </w:del>
                  <w:r>
                    <w:t>i</w:t>
                  </w:r>
                </w:p>
              </w:tc>
              <w:tc>
                <w:tcPr>
                  <w:tcW w:w="591" w:type="dxa"/>
                </w:tcPr>
                <w:p w14:paraId="2CAD8CC1" w14:textId="77777777" w:rsidR="00EC05E9" w:rsidRDefault="00000000">
                  <w:pPr>
                    <w:pStyle w:val="Compact"/>
                    <w:jc w:val="center"/>
                  </w:pPr>
                  <w:r>
                    <w:t>2024</w:t>
                  </w:r>
                </w:p>
              </w:tc>
              <w:tc>
                <w:tcPr>
                  <w:tcW w:w="1595" w:type="dxa"/>
                </w:tcPr>
                <w:p w14:paraId="18FD8ABA" w14:textId="77777777" w:rsidR="00EC05E9" w:rsidRDefault="00000000">
                  <w:pPr>
                    <w:pStyle w:val="Compact"/>
                    <w:jc w:val="center"/>
                  </w:pPr>
                  <w:r>
                    <w:t>Uy xo’jaliklari</w:t>
                  </w:r>
                </w:p>
              </w:tc>
            </w:tr>
            <w:tr w:rsidR="00EC05E9" w14:paraId="38D16931" w14:textId="77777777">
              <w:tc>
                <w:tcPr>
                  <w:tcW w:w="827" w:type="dxa"/>
                </w:tcPr>
                <w:p w14:paraId="45519F59" w14:textId="77777777" w:rsidR="00EC05E9" w:rsidRDefault="00000000">
                  <w:pPr>
                    <w:pStyle w:val="Compact"/>
                    <w:jc w:val="center"/>
                  </w:pPr>
                  <w:r>
                    <w:t>MICS</w:t>
                  </w:r>
                </w:p>
              </w:tc>
              <w:tc>
                <w:tcPr>
                  <w:tcW w:w="4905" w:type="dxa"/>
                </w:tcPr>
                <w:p w14:paraId="675AE682" w14:textId="7584F44F" w:rsidR="00EC05E9" w:rsidRDefault="00000000">
                  <w:pPr>
                    <w:pStyle w:val="Compact"/>
                    <w:jc w:val="center"/>
                  </w:pPr>
                  <w:r>
                    <w:t>UNICEF/Milliy statistika qo’mitasi - Multiindikator klaster so’rov</w:t>
                  </w:r>
                  <w:del w:id="160" w:author="Feckro Felix" w:date="2026-02-24T10:55:00Z" w16du:dateUtc="2026-02-24T05:55:00Z">
                    <w:r w:rsidDel="00FA4A81">
                      <w:delText>nomas</w:delText>
                    </w:r>
                  </w:del>
                  <w:r>
                    <w:t>i</w:t>
                  </w:r>
                </w:p>
              </w:tc>
              <w:tc>
                <w:tcPr>
                  <w:tcW w:w="591" w:type="dxa"/>
                </w:tcPr>
                <w:p w14:paraId="2549E684" w14:textId="77777777" w:rsidR="00EC05E9" w:rsidRDefault="00000000">
                  <w:pPr>
                    <w:pStyle w:val="Compact"/>
                    <w:jc w:val="center"/>
                  </w:pPr>
                  <w:r>
                    <w:t>2021-2022</w:t>
                  </w:r>
                </w:p>
              </w:tc>
              <w:tc>
                <w:tcPr>
                  <w:tcW w:w="1595" w:type="dxa"/>
                </w:tcPr>
                <w:p w14:paraId="1F1D0EE7" w14:textId="77777777" w:rsidR="00EC05E9" w:rsidRDefault="00000000">
                  <w:pPr>
                    <w:pStyle w:val="Compact"/>
                    <w:jc w:val="center"/>
                  </w:pPr>
                  <w:r>
                    <w:t>Uy xo’jaliklari va bolalar</w:t>
                  </w:r>
                </w:p>
              </w:tc>
            </w:tr>
            <w:bookmarkEnd w:id="158"/>
          </w:tbl>
          <w:p w14:paraId="54BD5C42" w14:textId="77777777" w:rsidR="00EC05E9" w:rsidRDefault="00EC05E9"/>
        </w:tc>
      </w:tr>
    </w:tbl>
    <w:p w14:paraId="4E71AD70" w14:textId="77777777" w:rsidR="00EC05E9" w:rsidRDefault="00000000">
      <w:pPr>
        <w:pStyle w:val="Bibliography"/>
      </w:pPr>
      <w:bookmarkStart w:id="161" w:name="ref-beesonDoesTacklingPoverty2024"/>
      <w:bookmarkStart w:id="162" w:name="refs"/>
      <w:r>
        <w:t xml:space="preserve">Beeson, Morgan, Josephine M. Wildman, and John Wildman. 2024. “Does Tackling Poverty Related Barriers to Education Improve School Outcomes? Evidence from the North East of England.” </w:t>
      </w:r>
      <w:r>
        <w:rPr>
          <w:i/>
          <w:iCs/>
        </w:rPr>
        <w:t>Economics Letters</w:t>
      </w:r>
      <w:r>
        <w:t xml:space="preserve"> 236 (March): 111614. </w:t>
      </w:r>
      <w:hyperlink r:id="rId31">
        <w:r w:rsidR="00EC05E9">
          <w:rPr>
            <w:rStyle w:val="Hyperlink"/>
          </w:rPr>
          <w:t>https://doi.org/10.1016/j.econlet.2024.111614</w:t>
        </w:r>
      </w:hyperlink>
      <w:r>
        <w:t>.</w:t>
      </w:r>
    </w:p>
    <w:p w14:paraId="7A178C02" w14:textId="77777777" w:rsidR="00EC05E9" w:rsidRDefault="00000000">
      <w:pPr>
        <w:pStyle w:val="Bibliography"/>
      </w:pPr>
      <w:bookmarkStart w:id="163" w:name="X52cc7dbcf242526b8be0fe62a1d9d43e4aa7ce0"/>
      <w:bookmarkEnd w:id="161"/>
      <w:r>
        <w:t xml:space="preserve">CERR and UNDP Country Office in Uzbekistan. 2023. </w:t>
      </w:r>
      <w:r>
        <w:rPr>
          <w:i/>
          <w:iCs/>
        </w:rPr>
        <w:t>Uzbekistan, Pilot Multidimensional Poverty Index</w:t>
      </w:r>
      <w:r>
        <w:t>. 2023.</w:t>
      </w:r>
    </w:p>
    <w:p w14:paraId="74631F43" w14:textId="77777777" w:rsidR="00EC05E9" w:rsidRDefault="00000000">
      <w:pPr>
        <w:pStyle w:val="Bibliography"/>
      </w:pPr>
      <w:bookmarkStart w:id="164" w:name="ref-Vian_Dhanda_2024"/>
      <w:bookmarkEnd w:id="163"/>
      <w:r>
        <w:t xml:space="preserve">Dhanda, Vian. 2024. “The Role of Education in Reducing Poverty and Social Inequality.” </w:t>
      </w:r>
      <w:r>
        <w:rPr>
          <w:i/>
          <w:iCs/>
        </w:rPr>
        <w:t>Journal of Research in Vocational Education</w:t>
      </w:r>
      <w:r>
        <w:t xml:space="preserve"> 6 (9): 27–30. </w:t>
      </w:r>
      <w:hyperlink r:id="rId32">
        <w:r w:rsidR="00EC05E9">
          <w:rPr>
            <w:rStyle w:val="Hyperlink"/>
          </w:rPr>
          <w:t>https://doi.org/10.53469/jrve.2024.6(09).08</w:t>
        </w:r>
      </w:hyperlink>
      <w:r>
        <w:t>.</w:t>
      </w:r>
    </w:p>
    <w:p w14:paraId="19B334F8" w14:textId="77777777" w:rsidR="00EC05E9" w:rsidRDefault="00000000">
      <w:pPr>
        <w:pStyle w:val="Bibliography"/>
      </w:pPr>
      <w:bookmarkStart w:id="165" w:name="ref-Md_Mahbubur_Rahman_2024"/>
      <w:bookmarkEnd w:id="164"/>
      <w:r>
        <w:t xml:space="preserve">Rahman, Md Mahbubur. 2024. “The Role of Education in Reducing Poverty and Social Inequality.” </w:t>
      </w:r>
      <w:r>
        <w:rPr>
          <w:i/>
          <w:iCs/>
        </w:rPr>
        <w:t>International Journal of Science and Research</w:t>
      </w:r>
      <w:r>
        <w:t xml:space="preserve">, advance online publication, 2024. </w:t>
      </w:r>
      <w:hyperlink r:id="rId33">
        <w:r w:rsidR="00EC05E9">
          <w:rPr>
            <w:rStyle w:val="Hyperlink"/>
          </w:rPr>
          <w:t>https://doi.org/10.21275/sr24329223914</w:t>
        </w:r>
      </w:hyperlink>
      <w:r>
        <w:t>.</w:t>
      </w:r>
    </w:p>
    <w:p w14:paraId="0B03C9AA" w14:textId="77777777" w:rsidR="00EC05E9" w:rsidRDefault="00000000">
      <w:pPr>
        <w:pStyle w:val="Bibliography"/>
      </w:pPr>
      <w:bookmarkStart w:id="166" w:name="ref-Alessia_Spada_2023"/>
      <w:bookmarkEnd w:id="165"/>
      <w:r>
        <w:t xml:space="preserve">Spada, Alessia, Mauro Fiore, and Antonino Galati. 2023. “The Impact of Education and Culture on Poverty Reduction: Evidence from Panel Data of European Countries.” </w:t>
      </w:r>
      <w:r>
        <w:rPr>
          <w:i/>
          <w:iCs/>
        </w:rPr>
        <w:t>Social Indicators Research</w:t>
      </w:r>
      <w:r>
        <w:t xml:space="preserve">, 2023, 1–14. </w:t>
      </w:r>
      <w:hyperlink r:id="rId34">
        <w:r w:rsidR="00EC05E9">
          <w:rPr>
            <w:rStyle w:val="Hyperlink"/>
          </w:rPr>
          <w:t>https://doi.org/10.1007/s11205-023-03155-0</w:t>
        </w:r>
      </w:hyperlink>
      <w:r>
        <w:t>.</w:t>
      </w:r>
    </w:p>
    <w:p w14:paraId="2B5C41BF" w14:textId="77777777" w:rsidR="00EC05E9" w:rsidRDefault="00000000">
      <w:pPr>
        <w:pStyle w:val="Bibliography"/>
      </w:pPr>
      <w:bookmarkStart w:id="167" w:name="X4e4f9fc38df5bf3dd764daa6f7a02dc1fc464e3"/>
      <w:bookmarkEnd w:id="166"/>
      <w:r>
        <w:t xml:space="preserve">Terzi, Lorella, Elaine Unterhalter, and Judith Suissa. 2023. “Philosophical Reflections on Child Poverty and Education.” </w:t>
      </w:r>
      <w:r>
        <w:rPr>
          <w:i/>
          <w:iCs/>
        </w:rPr>
        <w:t>Stud Philos Educ</w:t>
      </w:r>
      <w:r>
        <w:t xml:space="preserve"> 42 (1): 49–63. </w:t>
      </w:r>
      <w:hyperlink r:id="rId35">
        <w:r w:rsidR="00EC05E9">
          <w:rPr>
            <w:rStyle w:val="Hyperlink"/>
          </w:rPr>
          <w:t>https://doi.org/10.1007/s11217-022-09865-1</w:t>
        </w:r>
      </w:hyperlink>
      <w:r>
        <w:t>.</w:t>
      </w:r>
    </w:p>
    <w:p w14:paraId="0D52FEB4" w14:textId="77777777" w:rsidR="00EC05E9" w:rsidRDefault="00000000">
      <w:pPr>
        <w:pStyle w:val="Bibliography"/>
      </w:pPr>
      <w:bookmarkStart w:id="168" w:name="ref-Dorte_Verner_2004"/>
      <w:bookmarkEnd w:id="167"/>
      <w:r>
        <w:t xml:space="preserve">Verner, Dorte. 2004. “Education and Its Poverty-Reducing Effects: The Case of Paraiba, Brazil.” </w:t>
      </w:r>
      <w:r>
        <w:rPr>
          <w:i/>
          <w:iCs/>
        </w:rPr>
        <w:t>Research Papers in Economics</w:t>
      </w:r>
      <w:r>
        <w:t>, 2004.</w:t>
      </w:r>
    </w:p>
    <w:p w14:paraId="4401E95A" w14:textId="77777777" w:rsidR="00EC05E9" w:rsidRDefault="00000000">
      <w:pPr>
        <w:pStyle w:val="Bibliography"/>
      </w:pPr>
      <w:bookmarkStart w:id="169" w:name="ref-WorldBankOpen"/>
      <w:bookmarkEnd w:id="168"/>
      <w:r>
        <w:rPr>
          <w:i/>
          <w:iCs/>
        </w:rPr>
        <w:t>World Bank Open Data</w:t>
      </w:r>
      <w:r>
        <w:t>. 2025. 2025.</w:t>
      </w:r>
    </w:p>
    <w:p w14:paraId="1861F0BF" w14:textId="77777777" w:rsidR="00EC05E9" w:rsidRDefault="00000000">
      <w:pPr>
        <w:pStyle w:val="Bibliography"/>
      </w:pPr>
      <w:bookmarkStart w:id="170" w:name="ref-Xiaowen_Xie_2023"/>
      <w:bookmarkEnd w:id="169"/>
      <w:r>
        <w:lastRenderedPageBreak/>
        <w:t xml:space="preserve">Xie, Xiaowen, Saran Sarntisart, and Md. Nasir Uddin. 2023. “The Impact of Education Investment on Regional Poverty Alleviation, Dynamic Constraints, and Marginal Benefits: A Case Study of Yunnan’s Poor Counties.” </w:t>
      </w:r>
      <w:r>
        <w:rPr>
          <w:i/>
          <w:iCs/>
        </w:rPr>
        <w:t>Economies</w:t>
      </w:r>
      <w:r>
        <w:t xml:space="preserve"> 11 (2): 42. </w:t>
      </w:r>
      <w:hyperlink r:id="rId36">
        <w:r w:rsidR="00EC05E9">
          <w:rPr>
            <w:rStyle w:val="Hyperlink"/>
          </w:rPr>
          <w:t>https://doi.org/10.3390/economies11020042</w:t>
        </w:r>
      </w:hyperlink>
      <w:r>
        <w:t>.</w:t>
      </w:r>
      <w:bookmarkEnd w:id="157"/>
      <w:bookmarkEnd w:id="162"/>
      <w:bookmarkEnd w:id="170"/>
    </w:p>
    <w:sectPr w:rsidR="00EC05E9">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1302A" w14:textId="77777777" w:rsidR="003E6CD4" w:rsidRDefault="003E6CD4">
      <w:pPr>
        <w:spacing w:after="0"/>
      </w:pPr>
      <w:r>
        <w:separator/>
      </w:r>
    </w:p>
  </w:endnote>
  <w:endnote w:type="continuationSeparator" w:id="0">
    <w:p w14:paraId="377E10F0" w14:textId="77777777" w:rsidR="003E6CD4" w:rsidRDefault="003E6C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BBCE7" w14:textId="77777777" w:rsidR="003E6CD4" w:rsidRDefault="003E6CD4">
      <w:pPr>
        <w:spacing w:after="0"/>
      </w:pPr>
      <w:r>
        <w:separator/>
      </w:r>
    </w:p>
  </w:footnote>
  <w:footnote w:type="continuationSeparator" w:id="0">
    <w:p w14:paraId="171558A3" w14:textId="77777777" w:rsidR="003E6CD4" w:rsidRDefault="003E6CD4">
      <w:pPr>
        <w:spacing w:after="0"/>
      </w:pPr>
      <w:r>
        <w:continuationSeparator/>
      </w:r>
    </w:p>
  </w:footnote>
  <w:footnote w:id="1">
    <w:p w14:paraId="20EB0FD3" w14:textId="77777777" w:rsidR="00EC05E9" w:rsidRDefault="00000000">
      <w:pPr>
        <w:pStyle w:val="FootnoteText"/>
      </w:pPr>
      <w:r>
        <w:rPr>
          <w:rStyle w:val="FootnoteReference"/>
        </w:rPr>
        <w:footnoteRef/>
      </w:r>
      <w:r>
        <w:t xml:space="preserve"> Berilgan tahlillarda shartli ravishda, nisbatan farovonligi yuqori bo’lgan oilalarni (5-kvintil) “boy oila”lar deb ataladi. Nisbatan farovonlik darajasi past oilalarni esa “kambag’al oila”lar deb ataladi.</w:t>
      </w:r>
    </w:p>
  </w:footnote>
  <w:footnote w:id="2">
    <w:p w14:paraId="74CADB87" w14:textId="77777777" w:rsidR="00EC05E9" w:rsidRDefault="00000000">
      <w:pPr>
        <w:pStyle w:val="FootnoteText"/>
      </w:pPr>
      <w:r>
        <w:rPr>
          <w:rStyle w:val="FootnoteReference"/>
        </w:rPr>
        <w:footnoteRef/>
      </w:r>
      <w:r>
        <w:t xml:space="preserve"> </w:t>
      </w:r>
      <w:r>
        <w:t>Oaxaka-Blaynder dekompozitsiyasi usuli qo’llanganda metodologik nuqtai nazaridan o’zgaruvchilarning endogen mustaqil o’zgaruvchilarni baholashdagi noxolislik muammosi saqlanib qoladi. Masalan, xususiy repetitorga borish boshqa biz kuzatmayotgan omillar ta’sirida yuz berayotgan bo’lishi mumkin. Ushbu kuzatilmagan o’zgaruvchilar o’z o’rnida o’quvchining matematikadan o’zlashtirishiga ta’sir qilayotgan bo’lishi mumkin.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008B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46D8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0EA18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136800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03953888">
    <w:abstractNumId w:val="0"/>
  </w:num>
  <w:num w:numId="2" w16cid:durableId="20994035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222463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9531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341731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ckro Felix">
    <w15:presenceInfo w15:providerId="Windows Live" w15:userId="3369344ec69c64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05E9"/>
    <w:rsid w:val="000E7016"/>
    <w:rsid w:val="00132C60"/>
    <w:rsid w:val="00146697"/>
    <w:rsid w:val="001D4360"/>
    <w:rsid w:val="00297BD4"/>
    <w:rsid w:val="002E5154"/>
    <w:rsid w:val="003E6CD4"/>
    <w:rsid w:val="003F7E89"/>
    <w:rsid w:val="00431375"/>
    <w:rsid w:val="00450955"/>
    <w:rsid w:val="00607F96"/>
    <w:rsid w:val="006B4215"/>
    <w:rsid w:val="00712B9C"/>
    <w:rsid w:val="007B18BA"/>
    <w:rsid w:val="007C5C74"/>
    <w:rsid w:val="008375A7"/>
    <w:rsid w:val="008459CA"/>
    <w:rsid w:val="008B70E1"/>
    <w:rsid w:val="009C380B"/>
    <w:rsid w:val="009C4F8C"/>
    <w:rsid w:val="00AA5884"/>
    <w:rsid w:val="00AD3D0C"/>
    <w:rsid w:val="00B81CFA"/>
    <w:rsid w:val="00BB0353"/>
    <w:rsid w:val="00BB6278"/>
    <w:rsid w:val="00D17337"/>
    <w:rsid w:val="00E50F0D"/>
    <w:rsid w:val="00E56215"/>
    <w:rsid w:val="00EC05E9"/>
    <w:rsid w:val="00FA4A81"/>
    <w:rsid w:val="00FB1D62"/>
    <w:rsid w:val="00FE09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C69BE"/>
  <w15:docId w15:val="{E666D457-A002-44AE-B1A6-0EBC66F1A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uz"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9C380B"/>
    <w:pPr>
      <w:spacing w:after="100"/>
    </w:pPr>
  </w:style>
  <w:style w:type="paragraph" w:styleId="TOC2">
    <w:name w:val="toc 2"/>
    <w:basedOn w:val="Normal"/>
    <w:next w:val="Normal"/>
    <w:autoRedefine/>
    <w:uiPriority w:val="39"/>
    <w:rsid w:val="009C380B"/>
    <w:pPr>
      <w:spacing w:after="100"/>
      <w:ind w:left="240"/>
    </w:pPr>
  </w:style>
  <w:style w:type="paragraph" w:styleId="TOC3">
    <w:name w:val="toc 3"/>
    <w:basedOn w:val="Normal"/>
    <w:next w:val="Normal"/>
    <w:autoRedefine/>
    <w:uiPriority w:val="39"/>
    <w:rsid w:val="009C380B"/>
    <w:pPr>
      <w:spacing w:after="100"/>
      <w:ind w:left="480"/>
    </w:pPr>
  </w:style>
  <w:style w:type="paragraph" w:styleId="Revision">
    <w:name w:val="Revision"/>
    <w:hidden/>
    <w:rsid w:val="007C5C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yperlink" Target="https://doi.org/10.1007/s11205-023-03155-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doi.org/10.21275/sr24329223914" TargetMode="Externa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i.org/10.53469/jrve.2024.6(09).08"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oi.org/10.3390/economies11020042"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1016/j.econlet.2024.11161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doi.org/10.1007/s11217-022-0986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TotalTime>
  <Pages>28</Pages>
  <Words>3785</Words>
  <Characters>21579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O’zbekistonda: Kambag’allik va Ta’lim</vt:lpstr>
    </vt:vector>
  </TitlesOfParts>
  <Company/>
  <LinksUpToDate>false</LinksUpToDate>
  <CharactersWithSpaces>25314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O’zbekistonda: Kambag’allik va Ta’lim</dc:title>
  <dc:creator>Ulug’bek Tursunov, Ijtimoiy siyosat laboratoriyasi</dc:creator>
  <cp:keywords/>
  <cp:lastModifiedBy>Feckro Felix</cp:lastModifiedBy>
  <cp:revision>22</cp:revision>
  <dcterms:created xsi:type="dcterms:W3CDTF">2026-02-20T12:15:00Z</dcterms:created>
  <dcterms:modified xsi:type="dcterms:W3CDTF">2026-02-24T06:00:00Z</dcterms:modified>
  <dc:language>uz</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ibliography-title">
    <vt:lpwstr>Foydalanilgan adabiyotlar</vt:lpwstr>
  </property>
  <property fmtid="{D5CDD505-2E9C-101B-9397-08002B2CF9AE}" pid="6" name="by-author">
    <vt:lpwstr/>
  </property>
  <property fmtid="{D5CDD505-2E9C-101B-9397-08002B2CF9AE}" pid="7" name="csl">
    <vt:lpwstr>chicago-author-date-17th-edition.csl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mainfont">
    <vt:lpwstr>Times New Roman</vt:lpwstr>
  </property>
  <property fmtid="{D5CDD505-2E9C-101B-9397-08002B2CF9AE}" pid="14" name="number-depth">
    <vt:lpwstr>1</vt:lpwstr>
  </property>
  <property fmtid="{D5CDD505-2E9C-101B-9397-08002B2CF9AE}" pid="15" name="toc-title">
    <vt:lpwstr>Table of contents</vt:lpwstr>
  </property>
  <property fmtid="{D5CDD505-2E9C-101B-9397-08002B2CF9AE}" pid="16" name="GrammarlyDocumentId">
    <vt:lpwstr>5b90ad1e-761f-471e-8169-aa2067b3fa5e</vt:lpwstr>
  </property>
</Properties>
</file>